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CBDD1B" w14:textId="77777777" w:rsidR="002207BA" w:rsidRPr="00C60A5E" w:rsidRDefault="002207BA" w:rsidP="002207BA">
      <w:pPr>
        <w:jc w:val="center"/>
        <w:rPr>
          <w:rFonts w:ascii="Arial" w:hAnsi="Arial" w:cs="Arial"/>
          <w:b/>
          <w:sz w:val="22"/>
          <w:szCs w:val="26"/>
        </w:rPr>
      </w:pPr>
      <w:r w:rsidRPr="00C60A5E">
        <w:rPr>
          <w:rFonts w:ascii="Arial" w:hAnsi="Arial" w:cs="Arial"/>
          <w:sz w:val="28"/>
          <w:szCs w:val="36"/>
        </w:rPr>
        <w:t>School of Computing, Creative Technologies and Engineering</w:t>
      </w:r>
    </w:p>
    <w:p w14:paraId="5BEE3CCF" w14:textId="77777777" w:rsidR="002207BA" w:rsidRPr="00C60A5E" w:rsidRDefault="002207BA" w:rsidP="002207BA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jc w:val="center"/>
        <w:rPr>
          <w:rFonts w:ascii="Arial" w:hAnsi="Arial" w:cs="Arial"/>
          <w:sz w:val="48"/>
          <w:szCs w:val="56"/>
        </w:rPr>
      </w:pPr>
      <w:r w:rsidRPr="00C60A5E">
        <w:rPr>
          <w:rFonts w:ascii="Arial" w:hAnsi="Arial" w:cs="Arial"/>
          <w:sz w:val="48"/>
          <w:szCs w:val="56"/>
        </w:rPr>
        <w:t>Assessment Brief</w:t>
      </w:r>
    </w:p>
    <w:p w14:paraId="5D9FAF88" w14:textId="77777777" w:rsidR="002207BA" w:rsidRPr="00C60A5E" w:rsidRDefault="002207BA" w:rsidP="002207BA">
      <w:pPr>
        <w:rPr>
          <w:rFonts w:ascii="Arial" w:hAnsi="Arial" w:cs="Arial"/>
          <w:i/>
          <w:sz w:val="22"/>
          <w:szCs w:val="24"/>
        </w:rPr>
      </w:pPr>
      <w:r w:rsidRPr="0060211D">
        <w:rPr>
          <w:rFonts w:ascii="Arial" w:hAnsi="Arial" w:cs="Arial"/>
          <w:b/>
          <w:sz w:val="28"/>
        </w:rPr>
        <w:t xml:space="preserve">COURSEWORK </w:t>
      </w:r>
    </w:p>
    <w:tbl>
      <w:tblPr>
        <w:tblW w:w="9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2"/>
        <w:gridCol w:w="823"/>
        <w:gridCol w:w="708"/>
        <w:gridCol w:w="142"/>
        <w:gridCol w:w="1418"/>
        <w:gridCol w:w="2930"/>
        <w:gridCol w:w="2174"/>
      </w:tblGrid>
      <w:tr w:rsidR="002207BA" w:rsidRPr="00C60A5E" w14:paraId="1F0C2EF7" w14:textId="77777777" w:rsidTr="00B128C8">
        <w:trPr>
          <w:trHeight w:val="560"/>
        </w:trPr>
        <w:tc>
          <w:tcPr>
            <w:tcW w:w="29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DE88B" w14:textId="77777777" w:rsidR="002207BA" w:rsidRPr="00C60A5E" w:rsidRDefault="002207BA" w:rsidP="00B128C8">
            <w:pPr>
              <w:pStyle w:val="Body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</w:tabs>
              <w:rPr>
                <w:rFonts w:ascii="Arial" w:hAnsi="Arial" w:cs="Arial"/>
                <w:b/>
              </w:rPr>
            </w:pPr>
            <w:r w:rsidRPr="00C60A5E">
              <w:rPr>
                <w:rFonts w:ascii="Arial" w:hAnsi="Arial" w:cs="Arial"/>
                <w:b/>
              </w:rPr>
              <w:t>Module name and CRN</w:t>
            </w:r>
          </w:p>
        </w:tc>
        <w:tc>
          <w:tcPr>
            <w:tcW w:w="66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F0B2A" w14:textId="77777777" w:rsidR="002207BA" w:rsidRPr="00C60A5E" w:rsidRDefault="002207BA" w:rsidP="00B128C8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Advanced Software Engineering A 16108</w:t>
            </w:r>
          </w:p>
        </w:tc>
      </w:tr>
      <w:tr w:rsidR="002207BA" w:rsidRPr="00C60A5E" w14:paraId="3871E57E" w14:textId="77777777" w:rsidTr="00B128C8">
        <w:trPr>
          <w:trHeight w:val="560"/>
        </w:trPr>
        <w:tc>
          <w:tcPr>
            <w:tcW w:w="29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27201" w14:textId="77777777" w:rsidR="002207BA" w:rsidRPr="00C60A5E" w:rsidRDefault="002207BA" w:rsidP="00B128C8">
            <w:pPr>
              <w:pStyle w:val="Body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</w:tabs>
              <w:rPr>
                <w:rFonts w:ascii="Arial" w:hAnsi="Arial" w:cs="Arial"/>
                <w:b/>
              </w:rPr>
            </w:pPr>
            <w:r w:rsidRPr="00C60A5E">
              <w:rPr>
                <w:rFonts w:ascii="Arial" w:hAnsi="Arial" w:cs="Arial"/>
                <w:b/>
              </w:rPr>
              <w:t>Module Leader</w:t>
            </w:r>
          </w:p>
        </w:tc>
        <w:tc>
          <w:tcPr>
            <w:tcW w:w="66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C53A7" w14:textId="77777777" w:rsidR="002207BA" w:rsidRPr="00C60A5E" w:rsidRDefault="002207BA" w:rsidP="00B128C8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Dr Duncan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Mullier</w:t>
            </w:r>
            <w:proofErr w:type="spellEnd"/>
          </w:p>
        </w:tc>
      </w:tr>
      <w:tr w:rsidR="002207BA" w:rsidRPr="00C60A5E" w14:paraId="0F15A7E0" w14:textId="77777777" w:rsidTr="00B128C8">
        <w:trPr>
          <w:trHeight w:val="362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DD29E" w14:textId="77777777" w:rsidR="002207BA" w:rsidRPr="00C60A5E" w:rsidRDefault="002207BA" w:rsidP="00B128C8">
            <w:pPr>
              <w:pStyle w:val="Body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</w:tabs>
              <w:rPr>
                <w:rFonts w:ascii="Arial" w:hAnsi="Arial" w:cs="Arial"/>
                <w:b/>
              </w:rPr>
            </w:pPr>
            <w:r w:rsidRPr="00C60A5E">
              <w:rPr>
                <w:rFonts w:ascii="Arial" w:hAnsi="Arial" w:cs="Arial"/>
                <w:b/>
              </w:rPr>
              <w:t>Semester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A195" w14:textId="77777777" w:rsidR="002207BA" w:rsidRPr="00C60A5E" w:rsidRDefault="002207BA" w:rsidP="00B128C8">
            <w:pPr>
              <w:pStyle w:val="Body"/>
              <w:tabs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</w:tabs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B515" w14:textId="77777777" w:rsidR="002207BA" w:rsidRPr="00C60A5E" w:rsidRDefault="002207BA" w:rsidP="00B128C8">
            <w:pPr>
              <w:rPr>
                <w:rFonts w:ascii="Arial" w:hAnsi="Arial" w:cs="Arial"/>
                <w:b/>
                <w:szCs w:val="28"/>
              </w:rPr>
            </w:pPr>
            <w:r w:rsidRPr="00C60A5E">
              <w:rPr>
                <w:rFonts w:ascii="Arial" w:hAnsi="Arial" w:cs="Arial"/>
                <w:b/>
                <w:szCs w:val="28"/>
              </w:rPr>
              <w:t>Level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CC4F" w14:textId="77777777" w:rsidR="002207BA" w:rsidRPr="00C60A5E" w:rsidRDefault="002207BA" w:rsidP="00B128C8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1B8E9" w14:textId="77777777" w:rsidR="002207BA" w:rsidRPr="00C60A5E" w:rsidRDefault="002207BA" w:rsidP="00B128C8">
            <w:pPr>
              <w:rPr>
                <w:rFonts w:ascii="Arial" w:hAnsi="Arial" w:cs="Arial"/>
                <w:b/>
                <w:szCs w:val="28"/>
              </w:rPr>
            </w:pPr>
            <w:proofErr w:type="spellStart"/>
            <w:r w:rsidRPr="00C60A5E">
              <w:rPr>
                <w:rFonts w:ascii="Arial" w:hAnsi="Arial" w:cs="Arial"/>
                <w:b/>
                <w:szCs w:val="28"/>
              </w:rPr>
              <w:t>Approx</w:t>
            </w:r>
            <w:proofErr w:type="spellEnd"/>
            <w:r w:rsidRPr="00C60A5E">
              <w:rPr>
                <w:rFonts w:ascii="Arial" w:hAnsi="Arial" w:cs="Arial"/>
                <w:b/>
                <w:szCs w:val="28"/>
              </w:rPr>
              <w:t xml:space="preserve"> No of Students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7DB1" w14:textId="77777777" w:rsidR="002207BA" w:rsidRPr="00C60A5E" w:rsidRDefault="002207BA" w:rsidP="00B128C8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40</w:t>
            </w:r>
          </w:p>
        </w:tc>
      </w:tr>
    </w:tbl>
    <w:p w14:paraId="4CD5F52C" w14:textId="77777777" w:rsidR="002207BA" w:rsidRPr="00C60A5E" w:rsidRDefault="002207BA" w:rsidP="002207BA">
      <w:pPr>
        <w:rPr>
          <w:rFonts w:ascii="Arial" w:hAnsi="Arial" w:cs="Arial"/>
        </w:rPr>
      </w:pPr>
      <w:r>
        <w:rPr>
          <w:rFonts w:ascii="Arial" w:hAnsi="Arial" w:cs="Arial"/>
        </w:rPr>
        <w:t>6</w:t>
      </w:r>
    </w:p>
    <w:p w14:paraId="472B66AF" w14:textId="77777777" w:rsidR="002207BA" w:rsidRPr="00C60A5E" w:rsidRDefault="002207BA" w:rsidP="002207BA">
      <w:pPr>
        <w:spacing w:after="24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COMPON</w:t>
      </w:r>
      <w:r w:rsidRPr="00C60A5E">
        <w:rPr>
          <w:rFonts w:ascii="Arial" w:hAnsi="Arial" w:cs="Arial"/>
          <w:b/>
        </w:rPr>
        <w:t>ENT TITLE:</w:t>
      </w:r>
      <w:r w:rsidRPr="00C60A5E">
        <w:rPr>
          <w:rFonts w:ascii="Arial" w:hAnsi="Arial" w:cs="Arial"/>
          <w:b/>
        </w:rPr>
        <w:tab/>
      </w:r>
      <w:ins w:id="0" w:author="Butterfield, Emlyn" w:date="2017-07-24T11:35:00Z">
        <w:r>
          <w:rPr>
            <w:rFonts w:ascii="Arial" w:hAnsi="Arial" w:cs="Arial"/>
            <w:b/>
          </w:rPr>
          <w:tab/>
        </w:r>
        <w:r>
          <w:rPr>
            <w:rFonts w:ascii="Arial" w:hAnsi="Arial" w:cs="Arial"/>
            <w:b/>
          </w:rPr>
          <w:tab/>
        </w:r>
      </w:ins>
      <w:r>
        <w:rPr>
          <w:rFonts w:ascii="Arial" w:hAnsi="Arial" w:cs="Arial"/>
          <w:b/>
        </w:rPr>
        <w:t>Graphical Programming Language Application</w:t>
      </w:r>
      <w:r w:rsidRPr="00C60A5E">
        <w:rPr>
          <w:rFonts w:ascii="Arial" w:hAnsi="Arial" w:cs="Arial"/>
          <w:b/>
        </w:rPr>
        <w:tab/>
      </w:r>
      <w:r w:rsidRPr="00C60A5E">
        <w:rPr>
          <w:rFonts w:ascii="Arial" w:hAnsi="Arial" w:cs="Arial"/>
          <w:b/>
        </w:rPr>
        <w:tab/>
      </w:r>
    </w:p>
    <w:p w14:paraId="670F2F46" w14:textId="77777777" w:rsidR="002207BA" w:rsidRPr="00C60A5E" w:rsidRDefault="002207BA" w:rsidP="002207BA">
      <w:pPr>
        <w:spacing w:after="24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COMPON</w:t>
      </w:r>
      <w:r w:rsidRPr="00C60A5E">
        <w:rPr>
          <w:rFonts w:ascii="Arial" w:hAnsi="Arial" w:cs="Arial"/>
          <w:b/>
        </w:rPr>
        <w:t>ENT WEIGHTING:</w:t>
      </w:r>
      <w:r w:rsidRPr="00C60A5E">
        <w:rPr>
          <w:rFonts w:ascii="Arial" w:hAnsi="Arial" w:cs="Arial"/>
          <w:b/>
        </w:rPr>
        <w:tab/>
      </w:r>
      <w:ins w:id="1" w:author="Butterfield, Emlyn" w:date="2017-07-24T11:35:00Z">
        <w:r>
          <w:rPr>
            <w:rFonts w:ascii="Arial" w:hAnsi="Arial" w:cs="Arial"/>
            <w:b/>
          </w:rPr>
          <w:tab/>
        </w:r>
      </w:ins>
      <w:r>
        <w:rPr>
          <w:rFonts w:ascii="Arial" w:hAnsi="Arial" w:cs="Arial"/>
          <w:b/>
        </w:rPr>
        <w:t>60</w:t>
      </w:r>
      <w:r w:rsidRPr="00C60A5E">
        <w:rPr>
          <w:rFonts w:ascii="Arial" w:hAnsi="Arial" w:cs="Arial"/>
          <w:b/>
        </w:rPr>
        <w:t>% of Module Marks</w:t>
      </w:r>
    </w:p>
    <w:p w14:paraId="4C957941" w14:textId="77777777" w:rsidR="002207BA" w:rsidRPr="00C60A5E" w:rsidRDefault="002207BA" w:rsidP="002207BA">
      <w:pPr>
        <w:spacing w:after="240"/>
        <w:rPr>
          <w:rFonts w:ascii="Arial" w:hAnsi="Arial" w:cs="Arial"/>
          <w:b/>
        </w:rPr>
      </w:pPr>
      <w:r w:rsidRPr="00C60A5E">
        <w:rPr>
          <w:rFonts w:ascii="Arial" w:hAnsi="Arial" w:cs="Arial"/>
          <w:b/>
        </w:rPr>
        <w:t>HAND-OUT DATE:</w:t>
      </w:r>
      <w:r w:rsidRPr="00C60A5E">
        <w:rPr>
          <w:rFonts w:ascii="Arial" w:hAnsi="Arial" w:cs="Arial"/>
          <w:b/>
        </w:rPr>
        <w:tab/>
      </w:r>
      <w:r w:rsidRPr="00C60A5E">
        <w:rPr>
          <w:rFonts w:ascii="Arial" w:hAnsi="Arial" w:cs="Arial"/>
          <w:b/>
        </w:rPr>
        <w:tab/>
      </w:r>
      <w:ins w:id="2" w:author="Butterfield, Emlyn" w:date="2017-07-24T11:35:00Z">
        <w:r>
          <w:rPr>
            <w:rFonts w:ascii="Arial" w:hAnsi="Arial" w:cs="Arial"/>
            <w:b/>
          </w:rPr>
          <w:tab/>
        </w:r>
        <w:r>
          <w:rPr>
            <w:rFonts w:ascii="Arial" w:hAnsi="Arial" w:cs="Arial"/>
            <w:b/>
          </w:rPr>
          <w:tab/>
        </w:r>
      </w:ins>
      <w:commentRangeStart w:id="3"/>
      <w:commentRangeStart w:id="4"/>
      <w:r>
        <w:rPr>
          <w:rFonts w:ascii="Arial" w:hAnsi="Arial" w:cs="Arial"/>
          <w:b/>
        </w:rPr>
        <w:t>24</w:t>
      </w:r>
      <w:r w:rsidRPr="00285FAC">
        <w:rPr>
          <w:rFonts w:ascii="Arial" w:hAnsi="Arial" w:cs="Arial"/>
          <w:b/>
          <w:vertAlign w:val="superscript"/>
        </w:rPr>
        <w:t>th</w:t>
      </w:r>
      <w:r>
        <w:rPr>
          <w:rFonts w:ascii="Arial" w:hAnsi="Arial" w:cs="Arial"/>
          <w:b/>
        </w:rPr>
        <w:t xml:space="preserve"> September 2018 (Week 1</w:t>
      </w:r>
      <w:commentRangeEnd w:id="3"/>
      <w:r>
        <w:rPr>
          <w:rFonts w:ascii="Arial" w:hAnsi="Arial" w:cs="Arial"/>
          <w:b/>
        </w:rPr>
        <w:t>)</w:t>
      </w:r>
      <w:r>
        <w:rPr>
          <w:rStyle w:val="CommentReference"/>
        </w:rPr>
        <w:commentReference w:id="3"/>
      </w:r>
      <w:commentRangeEnd w:id="4"/>
      <w:r>
        <w:rPr>
          <w:rStyle w:val="CommentReference"/>
        </w:rPr>
        <w:commentReference w:id="4"/>
      </w:r>
      <w:r w:rsidRPr="00C60A5E">
        <w:rPr>
          <w:rFonts w:ascii="Arial" w:hAnsi="Arial" w:cs="Arial"/>
          <w:b/>
        </w:rPr>
        <w:tab/>
      </w:r>
      <w:r w:rsidRPr="00C60A5E">
        <w:rPr>
          <w:rFonts w:ascii="Arial" w:hAnsi="Arial" w:cs="Arial"/>
          <w:b/>
        </w:rPr>
        <w:tab/>
      </w:r>
    </w:p>
    <w:p w14:paraId="1D5990E0" w14:textId="77777777" w:rsidR="002207BA" w:rsidRPr="00C60A5E" w:rsidRDefault="002207BA" w:rsidP="002207BA">
      <w:pPr>
        <w:spacing w:after="240"/>
        <w:rPr>
          <w:rFonts w:ascii="Arial" w:hAnsi="Arial" w:cs="Arial"/>
          <w:b/>
        </w:rPr>
      </w:pPr>
      <w:r w:rsidRPr="00C60A5E">
        <w:rPr>
          <w:rFonts w:ascii="Arial" w:hAnsi="Arial" w:cs="Arial"/>
          <w:b/>
        </w:rPr>
        <w:t xml:space="preserve">SUGGESTED STUDENT EFFORT: </w:t>
      </w:r>
      <w:r w:rsidRPr="00C60A5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30</w:t>
      </w:r>
      <w:r w:rsidRPr="00C60A5E">
        <w:rPr>
          <w:rFonts w:ascii="Arial" w:hAnsi="Arial" w:cs="Arial"/>
          <w:b/>
        </w:rPr>
        <w:t xml:space="preserve"> hours</w:t>
      </w:r>
    </w:p>
    <w:p w14:paraId="1017A82F" w14:textId="77777777" w:rsidR="002207BA" w:rsidRPr="00C60A5E" w:rsidRDefault="002207BA" w:rsidP="002207BA">
      <w:pPr>
        <w:spacing w:after="240"/>
        <w:rPr>
          <w:rFonts w:ascii="Arial" w:hAnsi="Arial" w:cs="Arial"/>
          <w:b/>
        </w:rPr>
      </w:pPr>
      <w:r w:rsidRPr="00C60A5E">
        <w:rPr>
          <w:rFonts w:ascii="Arial" w:hAnsi="Arial" w:cs="Arial"/>
          <w:b/>
        </w:rPr>
        <w:t xml:space="preserve">SUBMISSION DATE: </w:t>
      </w:r>
      <w:r w:rsidRPr="00C60A5E">
        <w:rPr>
          <w:rFonts w:ascii="Arial" w:hAnsi="Arial" w:cs="Arial"/>
          <w:b/>
        </w:rPr>
        <w:tab/>
      </w:r>
      <w:r w:rsidRPr="00C60A5E">
        <w:rPr>
          <w:rFonts w:ascii="Arial" w:hAnsi="Arial" w:cs="Arial"/>
          <w:b/>
        </w:rPr>
        <w:tab/>
      </w:r>
      <w:ins w:id="5" w:author="Butterfield, Emlyn" w:date="2017-07-24T11:35:00Z">
        <w:r>
          <w:rPr>
            <w:rFonts w:ascii="Arial" w:hAnsi="Arial" w:cs="Arial"/>
            <w:b/>
          </w:rPr>
          <w:tab/>
        </w:r>
      </w:ins>
      <w:r>
        <w:rPr>
          <w:rFonts w:ascii="Arial" w:hAnsi="Arial" w:cs="Arial"/>
          <w:b/>
        </w:rPr>
        <w:t>7</w:t>
      </w:r>
      <w:commentRangeStart w:id="6"/>
      <w:r>
        <w:rPr>
          <w:rFonts w:ascii="Arial" w:hAnsi="Arial" w:cs="Arial"/>
          <w:b/>
        </w:rPr>
        <w:t>/1/2018 9 am (Monday week 13)</w:t>
      </w:r>
      <w:r w:rsidRPr="00C60A5E">
        <w:rPr>
          <w:rFonts w:ascii="Arial" w:hAnsi="Arial" w:cs="Arial"/>
          <w:b/>
        </w:rPr>
        <w:tab/>
      </w:r>
      <w:commentRangeEnd w:id="6"/>
      <w:r>
        <w:rPr>
          <w:rStyle w:val="CommentReference"/>
        </w:rPr>
        <w:commentReference w:id="6"/>
      </w:r>
    </w:p>
    <w:p w14:paraId="769BDF80" w14:textId="77777777" w:rsidR="0028507B" w:rsidRDefault="0028507B"/>
    <w:p w14:paraId="54DA15D4" w14:textId="77777777" w:rsidR="002207BA" w:rsidRDefault="002207BA" w:rsidP="002207BA">
      <w:pPr>
        <w:rPr>
          <w:rFonts w:asciiTheme="minorHAnsi" w:hAnsiTheme="minorHAnsi" w:cstheme="minorHAnsi"/>
          <w:b/>
          <w:bCs/>
          <w:sz w:val="28"/>
        </w:rPr>
      </w:pPr>
    </w:p>
    <w:p w14:paraId="4D84483F" w14:textId="77777777" w:rsidR="002207BA" w:rsidRDefault="002207BA" w:rsidP="002207BA">
      <w:pPr>
        <w:rPr>
          <w:rFonts w:asciiTheme="minorHAnsi" w:hAnsiTheme="minorHAnsi" w:cstheme="minorHAnsi"/>
          <w:b/>
          <w:bCs/>
          <w:sz w:val="28"/>
        </w:rPr>
      </w:pPr>
    </w:p>
    <w:p w14:paraId="66D477BE" w14:textId="77777777" w:rsidR="002207BA" w:rsidRDefault="002207BA" w:rsidP="002207BA">
      <w:pPr>
        <w:rPr>
          <w:rFonts w:asciiTheme="minorHAnsi" w:hAnsiTheme="minorHAnsi" w:cstheme="minorHAnsi"/>
          <w:b/>
          <w:bCs/>
          <w:sz w:val="28"/>
        </w:rPr>
      </w:pPr>
    </w:p>
    <w:p w14:paraId="0002B295" w14:textId="77777777" w:rsidR="002207BA" w:rsidRDefault="002207BA" w:rsidP="002207BA">
      <w:pPr>
        <w:rPr>
          <w:rFonts w:asciiTheme="minorHAnsi" w:hAnsiTheme="minorHAnsi" w:cstheme="minorHAnsi"/>
          <w:b/>
          <w:bCs/>
          <w:sz w:val="28"/>
        </w:rPr>
      </w:pPr>
    </w:p>
    <w:p w14:paraId="0289A997" w14:textId="77777777" w:rsidR="002207BA" w:rsidRPr="002207BA" w:rsidRDefault="002207BA" w:rsidP="002207BA">
      <w:pPr>
        <w:rPr>
          <w:rFonts w:asciiTheme="minorHAnsi" w:hAnsiTheme="minorHAnsi" w:cstheme="minorHAnsi"/>
          <w:b/>
          <w:bCs/>
        </w:rPr>
      </w:pPr>
      <w:r w:rsidRPr="002207BA">
        <w:rPr>
          <w:rFonts w:asciiTheme="minorHAnsi" w:hAnsiTheme="minorHAnsi" w:cstheme="minorHAnsi"/>
          <w:b/>
          <w:bCs/>
          <w:sz w:val="28"/>
        </w:rPr>
        <w:t>DETAILS OF THE ASSESSMENT</w:t>
      </w:r>
      <w:r w:rsidRPr="002207BA">
        <w:rPr>
          <w:rFonts w:asciiTheme="minorHAnsi" w:hAnsiTheme="minorHAnsi" w:cstheme="minorHAnsi"/>
          <w:b/>
          <w:bCs/>
        </w:rPr>
        <w:t xml:space="preserve"> </w:t>
      </w:r>
    </w:p>
    <w:p w14:paraId="763BC6D1" w14:textId="77777777" w:rsidR="002207BA" w:rsidRPr="002207BA" w:rsidRDefault="002207BA" w:rsidP="002207BA">
      <w:pPr>
        <w:spacing w:after="120"/>
        <w:rPr>
          <w:rFonts w:asciiTheme="minorHAnsi" w:hAnsiTheme="minorHAnsi" w:cstheme="minorHAnsi"/>
        </w:rPr>
      </w:pPr>
      <w:r w:rsidRPr="002207BA">
        <w:rPr>
          <w:rFonts w:asciiTheme="minorHAnsi" w:hAnsiTheme="minorHAnsi" w:cstheme="minorHAnsi"/>
          <w:bCs/>
          <w:color w:val="000000"/>
          <w:sz w:val="28"/>
          <w:szCs w:val="28"/>
        </w:rPr>
        <w:t>A Software Engineering</w:t>
      </w:r>
      <w:r>
        <w:rPr>
          <w:rFonts w:asciiTheme="minorHAnsi" w:hAnsiTheme="minorHAnsi" w:cstheme="minorHAnsi"/>
          <w:bCs/>
          <w:color w:val="000000"/>
          <w:sz w:val="28"/>
          <w:szCs w:val="28"/>
        </w:rPr>
        <w:t xml:space="preserve"> Graphic Programming Language Application</w:t>
      </w:r>
      <w:r w:rsidRPr="002207BA">
        <w:rPr>
          <w:rFonts w:asciiTheme="minorHAnsi" w:hAnsiTheme="minorHAnsi" w:cstheme="minorHAnsi"/>
          <w:bCs/>
          <w:color w:val="000000"/>
          <w:sz w:val="28"/>
          <w:szCs w:val="28"/>
        </w:rPr>
        <w:t>.</w:t>
      </w:r>
    </w:p>
    <w:p w14:paraId="6E473A1B" w14:textId="77777777" w:rsidR="002207BA" w:rsidRPr="002207BA" w:rsidRDefault="002207BA" w:rsidP="002207BA">
      <w:pPr>
        <w:rPr>
          <w:rFonts w:asciiTheme="minorHAnsi" w:hAnsiTheme="minorHAnsi" w:cstheme="minorHAnsi"/>
          <w:sz w:val="36"/>
        </w:rPr>
      </w:pPr>
    </w:p>
    <w:p w14:paraId="3D8D1120" w14:textId="77777777" w:rsidR="002207BA" w:rsidRPr="002207BA" w:rsidRDefault="002207BA" w:rsidP="002207BA">
      <w:pPr>
        <w:rPr>
          <w:rFonts w:asciiTheme="minorHAnsi" w:hAnsiTheme="minorHAnsi" w:cstheme="minorHAnsi"/>
          <w:b/>
          <w:sz w:val="28"/>
        </w:rPr>
      </w:pPr>
    </w:p>
    <w:p w14:paraId="67D6C114" w14:textId="77777777" w:rsidR="002207BA" w:rsidRPr="002207BA" w:rsidRDefault="002207BA" w:rsidP="002207BA">
      <w:pPr>
        <w:rPr>
          <w:rFonts w:asciiTheme="minorHAnsi" w:hAnsiTheme="minorHAnsi" w:cstheme="minorHAnsi"/>
          <w:b/>
          <w:sz w:val="28"/>
        </w:rPr>
      </w:pPr>
    </w:p>
    <w:p w14:paraId="34BA0EE8" w14:textId="77777777" w:rsidR="002207BA" w:rsidRDefault="002207BA" w:rsidP="002207BA">
      <w:pPr>
        <w:rPr>
          <w:rFonts w:asciiTheme="minorHAnsi" w:hAnsiTheme="minorHAnsi" w:cstheme="minorHAnsi"/>
          <w:b/>
          <w:sz w:val="28"/>
        </w:rPr>
      </w:pPr>
    </w:p>
    <w:p w14:paraId="60DAB0AC" w14:textId="77777777" w:rsidR="002207BA" w:rsidRDefault="002207BA" w:rsidP="002207BA">
      <w:pPr>
        <w:rPr>
          <w:rFonts w:asciiTheme="minorHAnsi" w:hAnsiTheme="minorHAnsi" w:cstheme="minorHAnsi"/>
          <w:b/>
          <w:sz w:val="28"/>
        </w:rPr>
      </w:pPr>
    </w:p>
    <w:p w14:paraId="40B8A0E2" w14:textId="77777777" w:rsidR="002207BA" w:rsidRDefault="002207BA" w:rsidP="002207BA">
      <w:pPr>
        <w:rPr>
          <w:rFonts w:asciiTheme="minorHAnsi" w:hAnsiTheme="minorHAnsi" w:cstheme="minorHAnsi"/>
          <w:b/>
          <w:sz w:val="28"/>
        </w:rPr>
      </w:pPr>
    </w:p>
    <w:p w14:paraId="0600D53F" w14:textId="77777777" w:rsidR="002207BA" w:rsidRDefault="002207BA" w:rsidP="002207BA">
      <w:pPr>
        <w:rPr>
          <w:rFonts w:asciiTheme="minorHAnsi" w:hAnsiTheme="minorHAnsi" w:cstheme="minorHAnsi"/>
          <w:b/>
          <w:sz w:val="28"/>
        </w:rPr>
      </w:pPr>
    </w:p>
    <w:p w14:paraId="69018EE0" w14:textId="77777777" w:rsidR="002207BA" w:rsidRPr="002207BA" w:rsidRDefault="002207BA" w:rsidP="002207BA">
      <w:pPr>
        <w:rPr>
          <w:rFonts w:asciiTheme="minorHAnsi" w:hAnsiTheme="minorHAnsi" w:cstheme="minorHAnsi"/>
          <w:b/>
          <w:sz w:val="28"/>
        </w:rPr>
      </w:pPr>
      <w:r w:rsidRPr="002207BA">
        <w:rPr>
          <w:rFonts w:asciiTheme="minorHAnsi" w:hAnsiTheme="minorHAnsi" w:cstheme="minorHAnsi"/>
          <w:b/>
          <w:sz w:val="28"/>
        </w:rPr>
        <w:t>Student Information</w:t>
      </w:r>
    </w:p>
    <w:p w14:paraId="7BD32207" w14:textId="77777777" w:rsidR="002207BA" w:rsidRPr="002207BA" w:rsidRDefault="002207BA" w:rsidP="002207BA">
      <w:pPr>
        <w:rPr>
          <w:rFonts w:asciiTheme="minorHAnsi" w:hAnsiTheme="minorHAnsi" w:cstheme="minorHAnsi"/>
          <w:sz w:val="28"/>
        </w:rPr>
      </w:pPr>
      <w:r w:rsidRPr="002207BA">
        <w:rPr>
          <w:rFonts w:asciiTheme="minorHAnsi" w:hAnsiTheme="minorHAnsi" w:cstheme="minorHAnsi"/>
          <w:sz w:val="28"/>
        </w:rPr>
        <w:t>Avinash Mishra</w:t>
      </w:r>
    </w:p>
    <w:p w14:paraId="6DCD7401" w14:textId="77777777" w:rsidR="002207BA" w:rsidRPr="002207BA" w:rsidRDefault="002207BA" w:rsidP="002207BA">
      <w:pPr>
        <w:rPr>
          <w:rFonts w:asciiTheme="minorHAnsi" w:hAnsiTheme="minorHAnsi" w:cstheme="minorHAnsi"/>
          <w:sz w:val="28"/>
        </w:rPr>
      </w:pPr>
      <w:r w:rsidRPr="002207BA">
        <w:rPr>
          <w:rFonts w:asciiTheme="minorHAnsi" w:hAnsiTheme="minorHAnsi" w:cstheme="minorHAnsi"/>
          <w:sz w:val="28"/>
        </w:rPr>
        <w:t>C7181324</w:t>
      </w:r>
    </w:p>
    <w:p w14:paraId="7DE8482A" w14:textId="77777777" w:rsidR="002207BA" w:rsidRPr="002207BA" w:rsidRDefault="002207BA" w:rsidP="002207BA">
      <w:pPr>
        <w:rPr>
          <w:rFonts w:asciiTheme="minorHAnsi" w:hAnsiTheme="minorHAnsi" w:cstheme="minorHAnsi"/>
          <w:sz w:val="28"/>
        </w:rPr>
      </w:pPr>
      <w:r w:rsidRPr="002207BA">
        <w:rPr>
          <w:rFonts w:asciiTheme="minorHAnsi" w:hAnsiTheme="minorHAnsi" w:cstheme="minorHAnsi"/>
          <w:sz w:val="28"/>
        </w:rPr>
        <w:t>BSc. (Hons) Computing Level 6</w:t>
      </w:r>
    </w:p>
    <w:p w14:paraId="5325728F" w14:textId="77777777" w:rsidR="002207BA" w:rsidRDefault="002207BA"/>
    <w:p w14:paraId="5EA8C92A" w14:textId="77777777" w:rsidR="002207BA" w:rsidRDefault="002207BA"/>
    <w:p w14:paraId="0C3A3BB5" w14:textId="77777777" w:rsidR="002207BA" w:rsidRPr="00C35928" w:rsidRDefault="002207BA" w:rsidP="002207BA">
      <w:pPr>
        <w:pBdr>
          <w:bottom w:val="single" w:sz="4" w:space="1" w:color="auto"/>
        </w:pBdr>
        <w:rPr>
          <w:rFonts w:asciiTheme="majorHAnsi" w:hAnsiTheme="majorHAnsi" w:cstheme="majorHAnsi"/>
          <w:b/>
          <w:sz w:val="32"/>
          <w:szCs w:val="32"/>
        </w:rPr>
      </w:pPr>
      <w:r w:rsidRPr="00C35928">
        <w:rPr>
          <w:rFonts w:asciiTheme="majorHAnsi" w:hAnsiTheme="majorHAnsi" w:cstheme="majorHAnsi"/>
          <w:b/>
          <w:sz w:val="32"/>
          <w:szCs w:val="32"/>
        </w:rPr>
        <w:lastRenderedPageBreak/>
        <w:t>Version Control System</w:t>
      </w:r>
    </w:p>
    <w:p w14:paraId="3111545D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0DE43D0" w14:textId="77777777" w:rsidR="00767362" w:rsidRPr="00767362" w:rsidRDefault="00DE0C82" w:rsidP="00767362">
      <w:pPr>
        <w:rPr>
          <w:rFonts w:asciiTheme="minorHAnsi" w:hAnsiTheme="minorHAnsi" w:cstheme="minorHAnsi"/>
          <w:szCs w:val="32"/>
        </w:rPr>
      </w:pPr>
      <w:hyperlink r:id="rId8" w:history="1">
        <w:r w:rsidR="00767362" w:rsidRPr="00767362">
          <w:rPr>
            <w:rStyle w:val="Hyperlink"/>
            <w:rFonts w:asciiTheme="minorHAnsi" w:hAnsiTheme="minorHAnsi" w:cstheme="minorHAnsi"/>
            <w:szCs w:val="32"/>
          </w:rPr>
          <w:t>https://github.com/azwraithnp/Draw.GUI</w:t>
        </w:r>
      </w:hyperlink>
    </w:p>
    <w:p w14:paraId="69DC35BC" w14:textId="77777777" w:rsidR="00767362" w:rsidRP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40066FD3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77126662" wp14:editId="17EEBE55">
            <wp:extent cx="5943600" cy="2729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C0A0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6876A532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D0878C1" wp14:editId="090D4E98">
            <wp:extent cx="5943600" cy="272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EA9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31B837A9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33C2611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358CFB38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7C8E7127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7F97E5E4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15B5E6F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29426C84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7449D386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E8CE5D3" wp14:editId="5E59A9DD">
            <wp:extent cx="5943600" cy="2721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C3A3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1C122181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7E9C0ACE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0D677CD" wp14:editId="2EBEB842">
            <wp:extent cx="5943600" cy="2726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82D6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F432B47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1EE00CF9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145E7F8E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8502EED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724E064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2CC108D6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47CCF8A" w14:textId="77777777" w:rsidR="00767362" w:rsidRPr="00C35928" w:rsidRDefault="00DE0C82" w:rsidP="00767362">
      <w:pPr>
        <w:rPr>
          <w:rFonts w:asciiTheme="majorHAnsi" w:hAnsiTheme="majorHAnsi" w:cstheme="majorHAnsi"/>
          <w:b/>
          <w:sz w:val="32"/>
          <w:szCs w:val="32"/>
        </w:rPr>
      </w:pPr>
      <w:hyperlink r:id="rId13" w:history="1">
        <w:r w:rsidR="00767362" w:rsidRPr="00C35928">
          <w:rPr>
            <w:rStyle w:val="Hyperlink"/>
            <w:rFonts w:asciiTheme="majorHAnsi" w:hAnsiTheme="majorHAnsi" w:cstheme="majorHAnsi"/>
            <w:b/>
            <w:sz w:val="32"/>
            <w:szCs w:val="32"/>
          </w:rPr>
          <w:t>XML Documentation</w:t>
        </w:r>
      </w:hyperlink>
    </w:p>
    <w:p w14:paraId="433293C9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065C57C5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65AF8C13" wp14:editId="1A9D956A">
            <wp:extent cx="5943600" cy="316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DA90" w14:textId="77777777" w:rsidR="00767362" w:rsidRDefault="00767362" w:rsidP="00767362">
      <w:pPr>
        <w:rPr>
          <w:rFonts w:asciiTheme="majorHAnsi" w:hAnsiTheme="majorHAnsi" w:cstheme="majorHAnsi"/>
          <w:sz w:val="32"/>
          <w:szCs w:val="32"/>
        </w:rPr>
      </w:pPr>
    </w:p>
    <w:p w14:paraId="5290906A" w14:textId="77777777" w:rsidR="00767362" w:rsidRPr="00C35928" w:rsidRDefault="000C553E" w:rsidP="00C35928">
      <w:pPr>
        <w:pBdr>
          <w:bottom w:val="single" w:sz="4" w:space="1" w:color="auto"/>
        </w:pBdr>
        <w:rPr>
          <w:rFonts w:asciiTheme="majorHAnsi" w:hAnsiTheme="majorHAnsi" w:cstheme="majorHAnsi"/>
          <w:b/>
          <w:sz w:val="32"/>
          <w:szCs w:val="32"/>
        </w:rPr>
      </w:pPr>
      <w:r w:rsidRPr="00C35928">
        <w:rPr>
          <w:rFonts w:asciiTheme="majorHAnsi" w:hAnsiTheme="majorHAnsi" w:cstheme="majorHAnsi"/>
          <w:b/>
          <w:sz w:val="32"/>
          <w:szCs w:val="32"/>
        </w:rPr>
        <w:t>Unit tests</w:t>
      </w:r>
    </w:p>
    <w:p w14:paraId="0F012500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39F53975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A79B530" wp14:editId="1A28B653">
            <wp:extent cx="5943600" cy="3165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09C9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0946140D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E7575C" wp14:editId="140F29A9">
            <wp:extent cx="5943600" cy="316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AC2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0F4FBB9F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4BDE594" wp14:editId="241D268D">
            <wp:extent cx="5943600" cy="316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7FC2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4C7AE368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5CA327" wp14:editId="35EBBDED">
            <wp:extent cx="5943600" cy="3203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F3E3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52030802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FE1EDC3" wp14:editId="096B2251">
            <wp:extent cx="5943600" cy="3165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0593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7A7DB1DD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10340C" wp14:editId="7EA99A28">
            <wp:extent cx="5943600" cy="316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66D8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59FF342D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B8BDCA7" wp14:editId="4F9CD0B4">
            <wp:extent cx="5943600" cy="3161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5AB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378BFA5D" w14:textId="1DE7A4B4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5AA6449D" w14:textId="37A30FDB" w:rsidR="007B72FE" w:rsidRDefault="007B72FE" w:rsidP="00767362">
      <w:pPr>
        <w:rPr>
          <w:rFonts w:asciiTheme="majorHAnsi" w:hAnsiTheme="majorHAnsi" w:cstheme="majorHAnsi"/>
          <w:sz w:val="32"/>
          <w:szCs w:val="32"/>
        </w:rPr>
      </w:pPr>
    </w:p>
    <w:p w14:paraId="05A40FB7" w14:textId="01FB9A14" w:rsidR="007B72FE" w:rsidRDefault="007B72FE" w:rsidP="00767362">
      <w:pPr>
        <w:rPr>
          <w:rFonts w:asciiTheme="majorHAnsi" w:hAnsiTheme="majorHAnsi" w:cstheme="majorHAnsi"/>
          <w:sz w:val="32"/>
          <w:szCs w:val="32"/>
        </w:rPr>
      </w:pPr>
    </w:p>
    <w:p w14:paraId="2C52A664" w14:textId="79C61BD9" w:rsidR="007B72FE" w:rsidRDefault="007B72FE" w:rsidP="00767362">
      <w:pPr>
        <w:rPr>
          <w:rFonts w:asciiTheme="majorHAnsi" w:hAnsiTheme="majorHAnsi" w:cstheme="majorHAnsi"/>
          <w:sz w:val="32"/>
          <w:szCs w:val="32"/>
        </w:rPr>
      </w:pPr>
    </w:p>
    <w:p w14:paraId="40275CA7" w14:textId="411A4038" w:rsidR="007B72FE" w:rsidRDefault="007B72FE" w:rsidP="00767362">
      <w:pPr>
        <w:rPr>
          <w:rFonts w:asciiTheme="majorHAnsi" w:hAnsiTheme="majorHAnsi" w:cstheme="majorHAnsi"/>
          <w:sz w:val="32"/>
          <w:szCs w:val="32"/>
        </w:rPr>
      </w:pPr>
    </w:p>
    <w:p w14:paraId="271E7E1C" w14:textId="639887BD" w:rsidR="007B72FE" w:rsidRDefault="007B72F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Test case scenarios:</w:t>
      </w:r>
    </w:p>
    <w:p w14:paraId="6D9C4C54" w14:textId="77777777" w:rsidR="007B72FE" w:rsidRDefault="007B72FE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72FE" w:rsidRPr="007B72FE" w14:paraId="7E1BB01F" w14:textId="77777777" w:rsidTr="007B72FE">
        <w:tc>
          <w:tcPr>
            <w:tcW w:w="4675" w:type="dxa"/>
          </w:tcPr>
          <w:p w14:paraId="491005E9" w14:textId="5413E803" w:rsidR="007B72FE" w:rsidRP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06BF909E" w14:textId="4775A67D" w:rsidR="007B72FE" w:rsidRP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01</w:t>
            </w:r>
            <w:r>
              <w:rPr>
                <w:rFonts w:asciiTheme="majorHAnsi" w:hAnsiTheme="majorHAnsi" w:cstheme="majorHAnsi"/>
                <w:szCs w:val="24"/>
              </w:rPr>
              <w:t>CodingFormTests</w:t>
            </w:r>
          </w:p>
        </w:tc>
      </w:tr>
      <w:tr w:rsidR="007B72FE" w:rsidRPr="007B72FE" w14:paraId="168B8DF3" w14:textId="77777777" w:rsidTr="007B72FE">
        <w:tc>
          <w:tcPr>
            <w:tcW w:w="4675" w:type="dxa"/>
          </w:tcPr>
          <w:p w14:paraId="07409458" w14:textId="68E954F3" w:rsidR="007B72FE" w:rsidRP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5387A9D7" w14:textId="3DC42DF5" w:rsidR="007B72FE" w:rsidRP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Check if adding to the text marker array is working properly</w:t>
            </w:r>
          </w:p>
        </w:tc>
      </w:tr>
      <w:tr w:rsidR="007B72FE" w:rsidRPr="007B72FE" w14:paraId="2C2F8078" w14:textId="77777777" w:rsidTr="007B72FE">
        <w:tc>
          <w:tcPr>
            <w:tcW w:w="4675" w:type="dxa"/>
          </w:tcPr>
          <w:p w14:paraId="65196A1A" w14:textId="65B80485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17CD1AC6" w14:textId="77777777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Add a dummy data to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GeneratedLists.errorMessages</w:t>
            </w:r>
            <w:proofErr w:type="spellEnd"/>
          </w:p>
          <w:p w14:paraId="772EBF43" w14:textId="77777777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Add a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textmarker</w:t>
            </w:r>
            <w:proofErr w:type="spellEnd"/>
            <w:r>
              <w:rPr>
                <w:rFonts w:asciiTheme="majorHAnsi" w:hAnsiTheme="majorHAnsi" w:cstheme="majorHAnsi"/>
                <w:szCs w:val="24"/>
              </w:rPr>
              <w:t xml:space="preserve"> for every iteration of count of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GeneratedLists.errorMessages</w:t>
            </w:r>
            <w:proofErr w:type="spellEnd"/>
          </w:p>
          <w:p w14:paraId="1B0865A1" w14:textId="35A37D7E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Compare the length of text marker array and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GeneratedLists.errorMessages</w:t>
            </w:r>
            <w:proofErr w:type="spellEnd"/>
          </w:p>
        </w:tc>
      </w:tr>
      <w:tr w:rsidR="007B72FE" w:rsidRPr="007B72FE" w14:paraId="3D3108B3" w14:textId="77777777" w:rsidTr="007B72FE">
        <w:tc>
          <w:tcPr>
            <w:tcW w:w="4675" w:type="dxa"/>
          </w:tcPr>
          <w:p w14:paraId="7304E4D8" w14:textId="54216586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1DCC2EED" w14:textId="71A603C1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Length of both arrays should be the same</w:t>
            </w:r>
          </w:p>
        </w:tc>
      </w:tr>
      <w:tr w:rsidR="007B72FE" w:rsidRPr="007B72FE" w14:paraId="0FBDAD3A" w14:textId="77777777" w:rsidTr="007B72FE">
        <w:tc>
          <w:tcPr>
            <w:tcW w:w="4675" w:type="dxa"/>
          </w:tcPr>
          <w:p w14:paraId="79E22E62" w14:textId="02798E95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Actual Result</w:t>
            </w:r>
          </w:p>
        </w:tc>
        <w:tc>
          <w:tcPr>
            <w:tcW w:w="4675" w:type="dxa"/>
          </w:tcPr>
          <w:p w14:paraId="751A5F0F" w14:textId="6FC2C40A" w:rsidR="007B72FE" w:rsidRDefault="007B72FE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9159D1" w:rsidRPr="007B72FE" w14:paraId="5DD97C4E" w14:textId="77777777" w:rsidTr="007B72FE">
        <w:tc>
          <w:tcPr>
            <w:tcW w:w="4675" w:type="dxa"/>
          </w:tcPr>
          <w:p w14:paraId="0963D788" w14:textId="582E8305" w:rsidR="009159D1" w:rsidRDefault="009159D1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565033A1" w14:textId="3E6AC0BE" w:rsidR="009159D1" w:rsidRDefault="009159D1" w:rsidP="00767362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10108214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72FE" w:rsidRPr="007B72FE" w14:paraId="69D9F71D" w14:textId="77777777" w:rsidTr="007E6788">
        <w:tc>
          <w:tcPr>
            <w:tcW w:w="4675" w:type="dxa"/>
          </w:tcPr>
          <w:p w14:paraId="4C21BDC3" w14:textId="77777777" w:rsidR="007B72FE" w:rsidRP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4579B9CE" w14:textId="4B1EB2D6" w:rsidR="007B72FE" w:rsidRP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</w:t>
            </w:r>
            <w:r>
              <w:rPr>
                <w:rFonts w:asciiTheme="majorHAnsi" w:hAnsiTheme="majorHAnsi" w:cstheme="majorHAnsi"/>
                <w:szCs w:val="24"/>
              </w:rPr>
              <w:t>2</w:t>
            </w:r>
            <w:r w:rsidRPr="007B72FE">
              <w:rPr>
                <w:rFonts w:asciiTheme="majorHAnsi" w:hAnsiTheme="majorHAnsi" w:cstheme="majorHAnsi"/>
                <w:szCs w:val="24"/>
              </w:rPr>
              <w:t>CommandParserPresenterTests</w:t>
            </w:r>
          </w:p>
        </w:tc>
      </w:tr>
      <w:tr w:rsidR="007B72FE" w:rsidRPr="007B72FE" w14:paraId="4A448187" w14:textId="77777777" w:rsidTr="007E6788">
        <w:tc>
          <w:tcPr>
            <w:tcW w:w="4675" w:type="dxa"/>
          </w:tcPr>
          <w:p w14:paraId="69EA0739" w14:textId="77777777" w:rsidR="007B72FE" w:rsidRP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522400EE" w14:textId="5FE0A4AA" w:rsidR="007B72FE" w:rsidRP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 xml:space="preserve">Check </w:t>
            </w:r>
            <w:r w:rsidR="009159D1" w:rsidRPr="009159D1">
              <w:rPr>
                <w:rFonts w:asciiTheme="majorHAnsi" w:hAnsiTheme="majorHAnsi" w:cstheme="majorHAnsi"/>
                <w:szCs w:val="24"/>
              </w:rPr>
              <w:t>whether blocks of comments are parsed properly</w:t>
            </w:r>
          </w:p>
        </w:tc>
      </w:tr>
      <w:tr w:rsidR="007B72FE" w:rsidRPr="007B72FE" w14:paraId="3B08B94C" w14:textId="77777777" w:rsidTr="007E6788">
        <w:tc>
          <w:tcPr>
            <w:tcW w:w="4675" w:type="dxa"/>
          </w:tcPr>
          <w:p w14:paraId="46602BE9" w14:textId="77777777" w:rsid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1E8A18F5" w14:textId="77777777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Make a dummy code string and a dummy block command </w:t>
            </w:r>
          </w:p>
          <w:p w14:paraId="588E34C7" w14:textId="77777777" w:rsidR="007B72FE" w:rsidRDefault="009159D1" w:rsidP="009159D1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Check if block command is a comment command</w:t>
            </w:r>
          </w:p>
          <w:p w14:paraId="7DC6BB4E" w14:textId="77777777" w:rsidR="009159D1" w:rsidRDefault="009159D1" w:rsidP="009159D1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Generate a substring by extracting the string between the starting of the block comment and ending of block comment</w:t>
            </w:r>
          </w:p>
          <w:p w14:paraId="0EFA7FE2" w14:textId="35A81549" w:rsidR="009159D1" w:rsidRDefault="009159D1" w:rsidP="009159D1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Compare the extracted substring with expected values</w:t>
            </w:r>
          </w:p>
        </w:tc>
      </w:tr>
      <w:tr w:rsidR="007B72FE" w:rsidRPr="007B72FE" w14:paraId="60301F43" w14:textId="77777777" w:rsidTr="007E6788">
        <w:tc>
          <w:tcPr>
            <w:tcW w:w="4675" w:type="dxa"/>
          </w:tcPr>
          <w:p w14:paraId="58B97B4A" w14:textId="77777777" w:rsid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5EBBA830" w14:textId="1D76BB82" w:rsidR="007B72FE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Substring should match the expected value</w:t>
            </w:r>
          </w:p>
        </w:tc>
      </w:tr>
      <w:tr w:rsidR="007B72FE" w:rsidRPr="007B72FE" w14:paraId="0D64346F" w14:textId="77777777" w:rsidTr="007E6788">
        <w:tc>
          <w:tcPr>
            <w:tcW w:w="4675" w:type="dxa"/>
          </w:tcPr>
          <w:p w14:paraId="312C47C6" w14:textId="77777777" w:rsid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Actual Result</w:t>
            </w:r>
          </w:p>
        </w:tc>
        <w:tc>
          <w:tcPr>
            <w:tcW w:w="4675" w:type="dxa"/>
          </w:tcPr>
          <w:p w14:paraId="0ACA4921" w14:textId="77777777" w:rsidR="007B72FE" w:rsidRDefault="007B72FE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9159D1" w:rsidRPr="007B72FE" w14:paraId="019F9B52" w14:textId="77777777" w:rsidTr="007E6788">
        <w:tc>
          <w:tcPr>
            <w:tcW w:w="4675" w:type="dxa"/>
          </w:tcPr>
          <w:p w14:paraId="07361BAF" w14:textId="5F10A259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41D0C843" w14:textId="1C1415C3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645AE6E5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59D1" w:rsidRPr="007B72FE" w14:paraId="726D5BA9" w14:textId="77777777" w:rsidTr="007E6788">
        <w:tc>
          <w:tcPr>
            <w:tcW w:w="4675" w:type="dxa"/>
          </w:tcPr>
          <w:p w14:paraId="4FA7926C" w14:textId="77777777" w:rsidR="009159D1" w:rsidRPr="007B72FE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6AA90D3A" w14:textId="1A7E2932" w:rsidR="009159D1" w:rsidRPr="007B72FE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</w:t>
            </w:r>
            <w:r>
              <w:rPr>
                <w:rFonts w:asciiTheme="majorHAnsi" w:hAnsiTheme="majorHAnsi" w:cstheme="majorHAnsi"/>
                <w:szCs w:val="24"/>
              </w:rPr>
              <w:t>3</w:t>
            </w:r>
            <w:r w:rsidRPr="007B72FE">
              <w:rPr>
                <w:rFonts w:asciiTheme="majorHAnsi" w:hAnsiTheme="majorHAnsi" w:cstheme="majorHAnsi"/>
                <w:szCs w:val="24"/>
              </w:rPr>
              <w:t>CommandParserPresenterTests</w:t>
            </w:r>
          </w:p>
        </w:tc>
      </w:tr>
      <w:tr w:rsidR="009159D1" w:rsidRPr="007B72FE" w14:paraId="69EAC74C" w14:textId="77777777" w:rsidTr="007E6788">
        <w:tc>
          <w:tcPr>
            <w:tcW w:w="4675" w:type="dxa"/>
          </w:tcPr>
          <w:p w14:paraId="68624A51" w14:textId="77777777" w:rsidR="009159D1" w:rsidRPr="007B72FE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1DCA033C" w14:textId="509C4419" w:rsidR="009159D1" w:rsidRPr="007B72FE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</w:t>
            </w:r>
            <w:r w:rsidRPr="009159D1">
              <w:rPr>
                <w:rFonts w:asciiTheme="majorHAnsi" w:hAnsiTheme="majorHAnsi" w:cstheme="majorHAnsi"/>
                <w:szCs w:val="24"/>
              </w:rPr>
              <w:t>heck whether parameters of a command are returned properly</w:t>
            </w:r>
          </w:p>
        </w:tc>
      </w:tr>
      <w:tr w:rsidR="009159D1" w:rsidRPr="007B72FE" w14:paraId="5AC9CC13" w14:textId="77777777" w:rsidTr="007E6788">
        <w:tc>
          <w:tcPr>
            <w:tcW w:w="4675" w:type="dxa"/>
          </w:tcPr>
          <w:p w14:paraId="6EEC98C8" w14:textId="77777777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030BC256" w14:textId="3D96F5C7" w:rsidR="009159D1" w:rsidRDefault="009159D1" w:rsidP="009159D1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Make a dummy</w:t>
            </w:r>
            <w:r>
              <w:rPr>
                <w:rFonts w:asciiTheme="majorHAnsi" w:hAnsiTheme="majorHAnsi" w:cstheme="majorHAnsi"/>
                <w:szCs w:val="24"/>
              </w:rPr>
              <w:t xml:space="preserve"> line</w:t>
            </w:r>
            <w:r>
              <w:rPr>
                <w:rFonts w:asciiTheme="majorHAnsi" w:hAnsiTheme="majorHAnsi" w:cstheme="majorHAnsi"/>
                <w:szCs w:val="24"/>
              </w:rPr>
              <w:t xml:space="preserve"> string and a dummy </w:t>
            </w:r>
            <w:r>
              <w:rPr>
                <w:rFonts w:asciiTheme="majorHAnsi" w:hAnsiTheme="majorHAnsi" w:cstheme="majorHAnsi"/>
                <w:szCs w:val="24"/>
              </w:rPr>
              <w:t>variable</w:t>
            </w:r>
            <w:r>
              <w:rPr>
                <w:rFonts w:asciiTheme="majorHAnsi" w:hAnsiTheme="majorHAnsi" w:cstheme="majorHAnsi"/>
                <w:szCs w:val="24"/>
              </w:rPr>
              <w:t xml:space="preserve"> </w:t>
            </w:r>
          </w:p>
          <w:p w14:paraId="635FAB1B" w14:textId="75DA513C" w:rsidR="009159D1" w:rsidRDefault="009159D1" w:rsidP="009159D1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Split the line string by spaces and then by commas</w:t>
            </w:r>
          </w:p>
          <w:p w14:paraId="0F2D6008" w14:textId="039AF782" w:rsidR="009159D1" w:rsidRDefault="009159D1" w:rsidP="009159D1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If parameter is integer or a variable its value should be returned</w:t>
            </w:r>
          </w:p>
        </w:tc>
      </w:tr>
      <w:tr w:rsidR="009159D1" w:rsidRPr="007B72FE" w14:paraId="54887AEC" w14:textId="77777777" w:rsidTr="007E6788">
        <w:tc>
          <w:tcPr>
            <w:tcW w:w="4675" w:type="dxa"/>
          </w:tcPr>
          <w:p w14:paraId="0AA6E573" w14:textId="77777777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3FBD1983" w14:textId="2BA8D009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Parameters are returned from the dummy string</w:t>
            </w:r>
          </w:p>
        </w:tc>
      </w:tr>
      <w:tr w:rsidR="009159D1" w:rsidRPr="007B72FE" w14:paraId="2DCA138E" w14:textId="77777777" w:rsidTr="007E6788">
        <w:tc>
          <w:tcPr>
            <w:tcW w:w="4675" w:type="dxa"/>
          </w:tcPr>
          <w:p w14:paraId="12E0A2C1" w14:textId="77777777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lastRenderedPageBreak/>
              <w:t>Actual Result</w:t>
            </w:r>
          </w:p>
        </w:tc>
        <w:tc>
          <w:tcPr>
            <w:tcW w:w="4675" w:type="dxa"/>
          </w:tcPr>
          <w:p w14:paraId="4ED0729F" w14:textId="77777777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9159D1" w:rsidRPr="007B72FE" w14:paraId="176516A9" w14:textId="77777777" w:rsidTr="007E6788">
        <w:tc>
          <w:tcPr>
            <w:tcW w:w="4675" w:type="dxa"/>
          </w:tcPr>
          <w:p w14:paraId="3C5D079A" w14:textId="77777777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57F970B1" w14:textId="77777777" w:rsidR="009159D1" w:rsidRDefault="009159D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0E58D0C9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4FD5" w:rsidRPr="007B72FE" w14:paraId="4B7C9485" w14:textId="77777777" w:rsidTr="007E6788">
        <w:tc>
          <w:tcPr>
            <w:tcW w:w="4675" w:type="dxa"/>
          </w:tcPr>
          <w:p w14:paraId="0700E19A" w14:textId="77777777" w:rsidR="00454FD5" w:rsidRPr="007B72FE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47DB84A5" w14:textId="1BE8A6D3" w:rsidR="00454FD5" w:rsidRPr="007B72FE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</w:t>
            </w:r>
            <w:r w:rsidR="009265E8">
              <w:rPr>
                <w:rFonts w:asciiTheme="majorHAnsi" w:hAnsiTheme="majorHAnsi" w:cstheme="majorHAnsi"/>
                <w:szCs w:val="24"/>
              </w:rPr>
              <w:t>4</w:t>
            </w:r>
            <w:r w:rsidRPr="007B72FE">
              <w:rPr>
                <w:rFonts w:asciiTheme="majorHAnsi" w:hAnsiTheme="majorHAnsi" w:cstheme="majorHAnsi"/>
                <w:szCs w:val="24"/>
              </w:rPr>
              <w:t>Command</w:t>
            </w:r>
            <w:r>
              <w:rPr>
                <w:rFonts w:asciiTheme="majorHAnsi" w:hAnsiTheme="majorHAnsi" w:cstheme="majorHAnsi"/>
                <w:szCs w:val="24"/>
              </w:rPr>
              <w:t>Validator</w:t>
            </w:r>
            <w:r w:rsidRPr="007B72FE">
              <w:rPr>
                <w:rFonts w:asciiTheme="majorHAnsi" w:hAnsiTheme="majorHAnsi" w:cstheme="majorHAnsi"/>
                <w:szCs w:val="24"/>
              </w:rPr>
              <w:t>PresenterTests</w:t>
            </w:r>
          </w:p>
        </w:tc>
      </w:tr>
      <w:tr w:rsidR="00454FD5" w:rsidRPr="007B72FE" w14:paraId="143564FB" w14:textId="77777777" w:rsidTr="007E6788">
        <w:tc>
          <w:tcPr>
            <w:tcW w:w="4675" w:type="dxa"/>
          </w:tcPr>
          <w:p w14:paraId="055A7F59" w14:textId="77777777" w:rsidR="00454FD5" w:rsidRPr="007B72FE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7BD42251" w14:textId="2AA80B84" w:rsidR="00454FD5" w:rsidRPr="007B72FE" w:rsidRDefault="00F31A79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</w:t>
            </w:r>
            <w:r w:rsidRPr="00F31A79">
              <w:rPr>
                <w:rFonts w:asciiTheme="majorHAnsi" w:hAnsiTheme="majorHAnsi" w:cstheme="majorHAnsi"/>
                <w:szCs w:val="24"/>
              </w:rPr>
              <w:t>heck whether the keywords are being parsed properly from the json file</w:t>
            </w:r>
          </w:p>
        </w:tc>
      </w:tr>
      <w:tr w:rsidR="00454FD5" w:rsidRPr="007B72FE" w14:paraId="21673194" w14:textId="77777777" w:rsidTr="007E6788">
        <w:tc>
          <w:tcPr>
            <w:tcW w:w="4675" w:type="dxa"/>
          </w:tcPr>
          <w:p w14:paraId="5F6FA5DB" w14:textId="77777777" w:rsidR="00454FD5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593AB6FF" w14:textId="73AAB43B" w:rsidR="00454FD5" w:rsidRDefault="00F31A79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Parse json from the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keywords.json</w:t>
            </w:r>
            <w:proofErr w:type="spellEnd"/>
            <w:r>
              <w:rPr>
                <w:rFonts w:asciiTheme="majorHAnsi" w:hAnsiTheme="majorHAnsi" w:cstheme="majorHAnsi"/>
                <w:szCs w:val="24"/>
              </w:rPr>
              <w:t xml:space="preserve"> file</w:t>
            </w:r>
            <w:r w:rsidR="00454FD5">
              <w:rPr>
                <w:rFonts w:asciiTheme="majorHAnsi" w:hAnsiTheme="majorHAnsi" w:cstheme="majorHAnsi"/>
                <w:szCs w:val="24"/>
              </w:rPr>
              <w:t xml:space="preserve"> </w:t>
            </w:r>
          </w:p>
          <w:p w14:paraId="211E6FAF" w14:textId="77777777" w:rsidR="00454FD5" w:rsidRDefault="00F31A79" w:rsidP="00F31A79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Store the specific keywords in respective arrays in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GeneratedLists</w:t>
            </w:r>
            <w:proofErr w:type="spellEnd"/>
            <w:r>
              <w:rPr>
                <w:rFonts w:asciiTheme="majorHAnsi" w:hAnsiTheme="majorHAnsi" w:cstheme="majorHAnsi"/>
                <w:szCs w:val="24"/>
              </w:rPr>
              <w:t xml:space="preserve"> class</w:t>
            </w:r>
          </w:p>
          <w:p w14:paraId="440F7E25" w14:textId="0513EA8A" w:rsidR="00F31A79" w:rsidRDefault="00F31A79" w:rsidP="00F31A79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Check the length of each array </w:t>
            </w:r>
          </w:p>
        </w:tc>
      </w:tr>
      <w:tr w:rsidR="00454FD5" w:rsidRPr="007B72FE" w14:paraId="3863A50A" w14:textId="77777777" w:rsidTr="007E6788">
        <w:tc>
          <w:tcPr>
            <w:tcW w:w="4675" w:type="dxa"/>
          </w:tcPr>
          <w:p w14:paraId="0EE5AFF8" w14:textId="77777777" w:rsidR="00454FD5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1C9C6F39" w14:textId="1308E000" w:rsidR="00454FD5" w:rsidRDefault="00F31A79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Length of each array corresponds to the actual number of commands declared in the json file</w:t>
            </w:r>
          </w:p>
        </w:tc>
      </w:tr>
      <w:tr w:rsidR="00454FD5" w:rsidRPr="007B72FE" w14:paraId="0147CF41" w14:textId="77777777" w:rsidTr="007E6788">
        <w:tc>
          <w:tcPr>
            <w:tcW w:w="4675" w:type="dxa"/>
          </w:tcPr>
          <w:p w14:paraId="61BF4779" w14:textId="77777777" w:rsidR="00454FD5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Actual Result</w:t>
            </w:r>
          </w:p>
        </w:tc>
        <w:tc>
          <w:tcPr>
            <w:tcW w:w="4675" w:type="dxa"/>
          </w:tcPr>
          <w:p w14:paraId="0225DACE" w14:textId="77777777" w:rsidR="00454FD5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454FD5" w:rsidRPr="007B72FE" w14:paraId="60DA8D98" w14:textId="77777777" w:rsidTr="007E6788">
        <w:tc>
          <w:tcPr>
            <w:tcW w:w="4675" w:type="dxa"/>
          </w:tcPr>
          <w:p w14:paraId="3AE6AFDB" w14:textId="77777777" w:rsidR="00454FD5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3EF53AB8" w14:textId="77777777" w:rsidR="00454FD5" w:rsidRDefault="00454FD5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004E7096" w14:textId="4AFE7512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65E8" w:rsidRPr="007B72FE" w14:paraId="341AF238" w14:textId="77777777" w:rsidTr="007E6788">
        <w:tc>
          <w:tcPr>
            <w:tcW w:w="4675" w:type="dxa"/>
          </w:tcPr>
          <w:p w14:paraId="4694A0D8" w14:textId="77777777" w:rsidR="009265E8" w:rsidRPr="007B72FE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4EEB4DF8" w14:textId="16FCC7BB" w:rsidR="009265E8" w:rsidRPr="007B72FE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</w:t>
            </w:r>
            <w:r>
              <w:rPr>
                <w:rFonts w:asciiTheme="majorHAnsi" w:hAnsiTheme="majorHAnsi" w:cstheme="majorHAnsi"/>
                <w:szCs w:val="24"/>
              </w:rPr>
              <w:t>5</w:t>
            </w:r>
            <w:r w:rsidRPr="007B72FE">
              <w:rPr>
                <w:rFonts w:asciiTheme="majorHAnsi" w:hAnsiTheme="majorHAnsi" w:cstheme="majorHAnsi"/>
                <w:szCs w:val="24"/>
              </w:rPr>
              <w:t>Command</w:t>
            </w:r>
            <w:r>
              <w:rPr>
                <w:rFonts w:asciiTheme="majorHAnsi" w:hAnsiTheme="majorHAnsi" w:cstheme="majorHAnsi"/>
                <w:szCs w:val="24"/>
              </w:rPr>
              <w:t>Validator</w:t>
            </w:r>
            <w:r w:rsidRPr="007B72FE">
              <w:rPr>
                <w:rFonts w:asciiTheme="majorHAnsi" w:hAnsiTheme="majorHAnsi" w:cstheme="majorHAnsi"/>
                <w:szCs w:val="24"/>
              </w:rPr>
              <w:t>PresenterTests</w:t>
            </w:r>
          </w:p>
        </w:tc>
      </w:tr>
      <w:tr w:rsidR="009265E8" w:rsidRPr="007B72FE" w14:paraId="45AB1746" w14:textId="77777777" w:rsidTr="007E6788">
        <w:tc>
          <w:tcPr>
            <w:tcW w:w="4675" w:type="dxa"/>
          </w:tcPr>
          <w:p w14:paraId="08CB20FE" w14:textId="77777777" w:rsidR="009265E8" w:rsidRPr="007B72FE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73BD7129" w14:textId="44DC7C1B" w:rsidR="009265E8" w:rsidRPr="007B72FE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</w:t>
            </w:r>
            <w:r w:rsidRPr="00F31A79">
              <w:rPr>
                <w:rFonts w:asciiTheme="majorHAnsi" w:hAnsiTheme="majorHAnsi" w:cstheme="majorHAnsi"/>
                <w:szCs w:val="24"/>
              </w:rPr>
              <w:t xml:space="preserve">heck </w:t>
            </w:r>
            <w:r w:rsidRPr="009265E8">
              <w:rPr>
                <w:rFonts w:asciiTheme="majorHAnsi" w:hAnsiTheme="majorHAnsi" w:cstheme="majorHAnsi"/>
                <w:szCs w:val="24"/>
              </w:rPr>
              <w:t>if multiple commands are entered in the same line</w:t>
            </w:r>
          </w:p>
        </w:tc>
      </w:tr>
      <w:tr w:rsidR="009265E8" w:rsidRPr="007B72FE" w14:paraId="4340F903" w14:textId="77777777" w:rsidTr="007E6788">
        <w:tc>
          <w:tcPr>
            <w:tcW w:w="4675" w:type="dxa"/>
          </w:tcPr>
          <w:p w14:paraId="4FA8A920" w14:textId="77777777" w:rsidR="009265E8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4049F568" w14:textId="77777777" w:rsidR="004F696C" w:rsidRDefault="004F696C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Create a dummy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wordsinline</w:t>
            </w:r>
            <w:proofErr w:type="spellEnd"/>
            <w:r>
              <w:rPr>
                <w:rFonts w:asciiTheme="majorHAnsi" w:hAnsiTheme="majorHAnsi" w:cstheme="majorHAnsi"/>
                <w:szCs w:val="24"/>
              </w:rPr>
              <w:t xml:space="preserve"> array with random but syntax compatible keywords</w:t>
            </w:r>
          </w:p>
          <w:p w14:paraId="329FB83D" w14:textId="77777777" w:rsidR="004F696C" w:rsidRDefault="004F696C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If a line contains more than one command, increase the error count</w:t>
            </w:r>
          </w:p>
          <w:p w14:paraId="483F6636" w14:textId="6299527D" w:rsidR="009265E8" w:rsidRDefault="004F696C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Check the error count after iterations</w:t>
            </w:r>
            <w:r w:rsidR="009265E8">
              <w:rPr>
                <w:rFonts w:asciiTheme="majorHAnsi" w:hAnsiTheme="majorHAnsi" w:cstheme="majorHAnsi"/>
                <w:szCs w:val="24"/>
              </w:rPr>
              <w:t xml:space="preserve"> </w:t>
            </w:r>
          </w:p>
        </w:tc>
      </w:tr>
      <w:tr w:rsidR="009265E8" w:rsidRPr="007B72FE" w14:paraId="5BD1AF72" w14:textId="77777777" w:rsidTr="007E6788">
        <w:tc>
          <w:tcPr>
            <w:tcW w:w="4675" w:type="dxa"/>
          </w:tcPr>
          <w:p w14:paraId="2E9DC84D" w14:textId="77777777" w:rsidR="009265E8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7619EE23" w14:textId="38FB3DD6" w:rsidR="009265E8" w:rsidRDefault="004F696C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Error count should be as much as the number of commands in the dummy array</w:t>
            </w:r>
          </w:p>
        </w:tc>
      </w:tr>
      <w:tr w:rsidR="009265E8" w:rsidRPr="007B72FE" w14:paraId="0418512C" w14:textId="77777777" w:rsidTr="007E6788">
        <w:tc>
          <w:tcPr>
            <w:tcW w:w="4675" w:type="dxa"/>
          </w:tcPr>
          <w:p w14:paraId="164496A3" w14:textId="77777777" w:rsidR="009265E8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Actual Result</w:t>
            </w:r>
          </w:p>
        </w:tc>
        <w:tc>
          <w:tcPr>
            <w:tcW w:w="4675" w:type="dxa"/>
          </w:tcPr>
          <w:p w14:paraId="6053A61B" w14:textId="77777777" w:rsidR="009265E8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9265E8" w:rsidRPr="007B72FE" w14:paraId="40455DBC" w14:textId="77777777" w:rsidTr="007E6788">
        <w:tc>
          <w:tcPr>
            <w:tcW w:w="4675" w:type="dxa"/>
          </w:tcPr>
          <w:p w14:paraId="33EEC606" w14:textId="77777777" w:rsidR="009265E8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6A2FA121" w14:textId="77777777" w:rsidR="009265E8" w:rsidRDefault="009265E8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1EDE05E3" w14:textId="7341B3FA" w:rsidR="009265E8" w:rsidRDefault="009265E8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35F7" w:rsidRPr="007B72FE" w14:paraId="4D2C9136" w14:textId="77777777" w:rsidTr="007E6788">
        <w:tc>
          <w:tcPr>
            <w:tcW w:w="4675" w:type="dxa"/>
          </w:tcPr>
          <w:p w14:paraId="038DA32D" w14:textId="77777777" w:rsidR="002135F7" w:rsidRPr="007B72FE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6BB9ACF1" w14:textId="04A55248" w:rsidR="002135F7" w:rsidRPr="007B72FE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</w:t>
            </w:r>
            <w:r>
              <w:rPr>
                <w:rFonts w:asciiTheme="majorHAnsi" w:hAnsiTheme="majorHAnsi" w:cstheme="majorHAnsi"/>
                <w:szCs w:val="24"/>
              </w:rPr>
              <w:t>6</w:t>
            </w:r>
            <w:r w:rsidRPr="007B72FE">
              <w:rPr>
                <w:rFonts w:asciiTheme="majorHAnsi" w:hAnsiTheme="majorHAnsi" w:cstheme="majorHAnsi"/>
                <w:szCs w:val="24"/>
              </w:rPr>
              <w:t>Command</w:t>
            </w:r>
            <w:r>
              <w:rPr>
                <w:rFonts w:asciiTheme="majorHAnsi" w:hAnsiTheme="majorHAnsi" w:cstheme="majorHAnsi"/>
                <w:szCs w:val="24"/>
              </w:rPr>
              <w:t>Validator</w:t>
            </w:r>
            <w:r w:rsidRPr="007B72FE">
              <w:rPr>
                <w:rFonts w:asciiTheme="majorHAnsi" w:hAnsiTheme="majorHAnsi" w:cstheme="majorHAnsi"/>
                <w:szCs w:val="24"/>
              </w:rPr>
              <w:t>PresenterTests</w:t>
            </w:r>
          </w:p>
        </w:tc>
      </w:tr>
      <w:tr w:rsidR="002135F7" w:rsidRPr="007B72FE" w14:paraId="6C88B724" w14:textId="77777777" w:rsidTr="007E6788">
        <w:tc>
          <w:tcPr>
            <w:tcW w:w="4675" w:type="dxa"/>
          </w:tcPr>
          <w:p w14:paraId="41CBA19A" w14:textId="77777777" w:rsidR="002135F7" w:rsidRPr="007B72FE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3C037ABF" w14:textId="0E51F253" w:rsidR="002135F7" w:rsidRPr="007B72FE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</w:t>
            </w:r>
            <w:r w:rsidRPr="00F31A79">
              <w:rPr>
                <w:rFonts w:asciiTheme="majorHAnsi" w:hAnsiTheme="majorHAnsi" w:cstheme="majorHAnsi"/>
                <w:szCs w:val="24"/>
              </w:rPr>
              <w:t xml:space="preserve">heck </w:t>
            </w:r>
            <w:r w:rsidRPr="002135F7">
              <w:rPr>
                <w:rFonts w:asciiTheme="majorHAnsi" w:hAnsiTheme="majorHAnsi" w:cstheme="majorHAnsi"/>
                <w:szCs w:val="24"/>
              </w:rPr>
              <w:t>whether the validation for the parameters is working properly</w:t>
            </w:r>
          </w:p>
        </w:tc>
      </w:tr>
      <w:tr w:rsidR="002135F7" w:rsidRPr="007B72FE" w14:paraId="6435472D" w14:textId="77777777" w:rsidTr="007E6788">
        <w:tc>
          <w:tcPr>
            <w:tcW w:w="4675" w:type="dxa"/>
          </w:tcPr>
          <w:p w14:paraId="53E6E467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59138B1B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Create a dummy params array consisting of three valid parameters </w:t>
            </w:r>
            <w:r>
              <w:rPr>
                <w:rFonts w:asciiTheme="majorHAnsi" w:hAnsiTheme="majorHAnsi" w:cstheme="majorHAnsi"/>
                <w:szCs w:val="24"/>
              </w:rPr>
              <w:t xml:space="preserve"> </w:t>
            </w:r>
          </w:p>
          <w:p w14:paraId="3F2AD9EA" w14:textId="69F6BB93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Create two dummy variables containing valid numeric values</w:t>
            </w:r>
          </w:p>
          <w:p w14:paraId="52968467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Check the parameters for every iteration in the params array</w:t>
            </w:r>
          </w:p>
          <w:p w14:paraId="2631EBF1" w14:textId="37002773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Check whether the Boolean value is true or not at the end</w:t>
            </w:r>
          </w:p>
        </w:tc>
      </w:tr>
      <w:tr w:rsidR="002135F7" w:rsidRPr="007B72FE" w14:paraId="3D9E728B" w14:textId="77777777" w:rsidTr="007E6788">
        <w:tc>
          <w:tcPr>
            <w:tcW w:w="4675" w:type="dxa"/>
          </w:tcPr>
          <w:p w14:paraId="6AF88640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5B433D95" w14:textId="35649402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Parameters are valid so the Boolean value should be true</w:t>
            </w:r>
          </w:p>
        </w:tc>
      </w:tr>
      <w:tr w:rsidR="002135F7" w:rsidRPr="007B72FE" w14:paraId="4A51F910" w14:textId="77777777" w:rsidTr="007E6788">
        <w:tc>
          <w:tcPr>
            <w:tcW w:w="4675" w:type="dxa"/>
          </w:tcPr>
          <w:p w14:paraId="029D0A2E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lastRenderedPageBreak/>
              <w:t>Actual Result</w:t>
            </w:r>
          </w:p>
        </w:tc>
        <w:tc>
          <w:tcPr>
            <w:tcW w:w="4675" w:type="dxa"/>
          </w:tcPr>
          <w:p w14:paraId="5D9C255B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2135F7" w:rsidRPr="007B72FE" w14:paraId="52103BBD" w14:textId="77777777" w:rsidTr="007E6788">
        <w:tc>
          <w:tcPr>
            <w:tcW w:w="4675" w:type="dxa"/>
          </w:tcPr>
          <w:p w14:paraId="45CCC5F6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5BD33E77" w14:textId="77777777" w:rsidR="002135F7" w:rsidRDefault="002135F7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3AA26872" w14:textId="77777777" w:rsidR="002135F7" w:rsidRDefault="002135F7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E3F" w:rsidRPr="007B72FE" w14:paraId="00C42B5B" w14:textId="77777777" w:rsidTr="007E6788">
        <w:tc>
          <w:tcPr>
            <w:tcW w:w="4675" w:type="dxa"/>
          </w:tcPr>
          <w:p w14:paraId="798652F0" w14:textId="77777777" w:rsidR="00F16E3F" w:rsidRPr="007B72FE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3128AEBC" w14:textId="712550F9" w:rsidR="00F16E3F" w:rsidRPr="007B72FE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</w:t>
            </w:r>
            <w:r>
              <w:rPr>
                <w:rFonts w:asciiTheme="majorHAnsi" w:hAnsiTheme="majorHAnsi" w:cstheme="majorHAnsi"/>
                <w:szCs w:val="24"/>
              </w:rPr>
              <w:t>7</w:t>
            </w:r>
            <w:r w:rsidRPr="007B72FE">
              <w:rPr>
                <w:rFonts w:asciiTheme="majorHAnsi" w:hAnsiTheme="majorHAnsi" w:cstheme="majorHAnsi"/>
                <w:szCs w:val="24"/>
              </w:rPr>
              <w:t>Command</w:t>
            </w:r>
            <w:r>
              <w:rPr>
                <w:rFonts w:asciiTheme="majorHAnsi" w:hAnsiTheme="majorHAnsi" w:cstheme="majorHAnsi"/>
                <w:szCs w:val="24"/>
              </w:rPr>
              <w:t>Validator</w:t>
            </w:r>
            <w:r w:rsidRPr="007B72FE">
              <w:rPr>
                <w:rFonts w:asciiTheme="majorHAnsi" w:hAnsiTheme="majorHAnsi" w:cstheme="majorHAnsi"/>
                <w:szCs w:val="24"/>
              </w:rPr>
              <w:t>PresenterTests</w:t>
            </w:r>
          </w:p>
        </w:tc>
      </w:tr>
      <w:tr w:rsidR="00F16E3F" w:rsidRPr="007B72FE" w14:paraId="7B109E5C" w14:textId="77777777" w:rsidTr="007E6788">
        <w:tc>
          <w:tcPr>
            <w:tcW w:w="4675" w:type="dxa"/>
          </w:tcPr>
          <w:p w14:paraId="00BFF95C" w14:textId="77777777" w:rsidR="00F16E3F" w:rsidRPr="007B72FE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5FCDF3D8" w14:textId="4D792C40" w:rsidR="00F16E3F" w:rsidRPr="007B72FE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</w:t>
            </w:r>
            <w:r w:rsidRPr="00F31A79">
              <w:rPr>
                <w:rFonts w:asciiTheme="majorHAnsi" w:hAnsiTheme="majorHAnsi" w:cstheme="majorHAnsi"/>
                <w:szCs w:val="24"/>
              </w:rPr>
              <w:t xml:space="preserve">heck </w:t>
            </w:r>
            <w:r w:rsidR="00D54C40" w:rsidRPr="00D54C40">
              <w:rPr>
                <w:rFonts w:asciiTheme="majorHAnsi" w:hAnsiTheme="majorHAnsi" w:cstheme="majorHAnsi"/>
                <w:szCs w:val="24"/>
              </w:rPr>
              <w:t>whether the index finding mechanism for a word is working properly</w:t>
            </w:r>
          </w:p>
        </w:tc>
      </w:tr>
      <w:tr w:rsidR="00F16E3F" w:rsidRPr="007B72FE" w14:paraId="4A94AC29" w14:textId="77777777" w:rsidTr="007E6788">
        <w:tc>
          <w:tcPr>
            <w:tcW w:w="4675" w:type="dxa"/>
          </w:tcPr>
          <w:p w14:paraId="47982ECD" w14:textId="77777777" w:rsidR="00F16E3F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34484038" w14:textId="441BCD0B" w:rsidR="00613111" w:rsidRDefault="00F16E3F" w:rsidP="00613111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Create a dummy </w:t>
            </w:r>
            <w:r w:rsidR="00613111">
              <w:rPr>
                <w:rFonts w:asciiTheme="majorHAnsi" w:hAnsiTheme="majorHAnsi" w:cstheme="majorHAnsi"/>
                <w:szCs w:val="24"/>
              </w:rPr>
              <w:t>word and string containing the dummy word</w:t>
            </w:r>
          </w:p>
          <w:p w14:paraId="49D34F43" w14:textId="1F5689F4" w:rsidR="00F16E3F" w:rsidRDefault="0061311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Calculate the index of the dummy word in the string</w:t>
            </w:r>
          </w:p>
        </w:tc>
      </w:tr>
      <w:tr w:rsidR="00F16E3F" w:rsidRPr="007B72FE" w14:paraId="3F91D846" w14:textId="77777777" w:rsidTr="007E6788">
        <w:tc>
          <w:tcPr>
            <w:tcW w:w="4675" w:type="dxa"/>
          </w:tcPr>
          <w:p w14:paraId="449D6D2C" w14:textId="77777777" w:rsidR="00F16E3F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66720760" w14:textId="3EA90D7D" w:rsidR="00F16E3F" w:rsidRDefault="00613111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Index of the dummy word should be expected to be the real value</w:t>
            </w:r>
          </w:p>
        </w:tc>
      </w:tr>
      <w:tr w:rsidR="00F16E3F" w:rsidRPr="007B72FE" w14:paraId="00C356FD" w14:textId="77777777" w:rsidTr="007E6788">
        <w:tc>
          <w:tcPr>
            <w:tcW w:w="4675" w:type="dxa"/>
          </w:tcPr>
          <w:p w14:paraId="5922CC92" w14:textId="77777777" w:rsidR="00F16E3F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Actual Result</w:t>
            </w:r>
          </w:p>
        </w:tc>
        <w:tc>
          <w:tcPr>
            <w:tcW w:w="4675" w:type="dxa"/>
          </w:tcPr>
          <w:p w14:paraId="270EE065" w14:textId="77777777" w:rsidR="00F16E3F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F16E3F" w:rsidRPr="007B72FE" w14:paraId="2A5126B8" w14:textId="77777777" w:rsidTr="007E6788">
        <w:tc>
          <w:tcPr>
            <w:tcW w:w="4675" w:type="dxa"/>
          </w:tcPr>
          <w:p w14:paraId="60ECE8A6" w14:textId="77777777" w:rsidR="00F16E3F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7BA5FFBE" w14:textId="77777777" w:rsidR="00F16E3F" w:rsidRDefault="00F16E3F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77C7CD54" w14:textId="3D2D3E2C" w:rsidR="00454FD5" w:rsidRDefault="00454FD5" w:rsidP="00767362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E0C82" w:rsidRPr="007B72FE" w14:paraId="59B625AE" w14:textId="77777777" w:rsidTr="007E6788">
        <w:tc>
          <w:tcPr>
            <w:tcW w:w="4675" w:type="dxa"/>
          </w:tcPr>
          <w:p w14:paraId="0530E622" w14:textId="77777777" w:rsidR="00DE0C82" w:rsidRPr="007B72FE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ID</w:t>
            </w:r>
          </w:p>
        </w:tc>
        <w:tc>
          <w:tcPr>
            <w:tcW w:w="4675" w:type="dxa"/>
          </w:tcPr>
          <w:p w14:paraId="3FF94AC4" w14:textId="13B37DF4" w:rsidR="00DE0C82" w:rsidRPr="007B72FE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0</w:t>
            </w:r>
            <w:r>
              <w:rPr>
                <w:rFonts w:asciiTheme="majorHAnsi" w:hAnsiTheme="majorHAnsi" w:cstheme="majorHAnsi"/>
                <w:szCs w:val="24"/>
              </w:rPr>
              <w:t>8</w:t>
            </w:r>
            <w:r w:rsidRPr="007B72FE">
              <w:rPr>
                <w:rFonts w:asciiTheme="majorHAnsi" w:hAnsiTheme="majorHAnsi" w:cstheme="majorHAnsi"/>
                <w:szCs w:val="24"/>
              </w:rPr>
              <w:t>Command</w:t>
            </w:r>
            <w:r>
              <w:rPr>
                <w:rFonts w:asciiTheme="majorHAnsi" w:hAnsiTheme="majorHAnsi" w:cstheme="majorHAnsi"/>
                <w:szCs w:val="24"/>
              </w:rPr>
              <w:t>Validator</w:t>
            </w:r>
            <w:r w:rsidRPr="007B72FE">
              <w:rPr>
                <w:rFonts w:asciiTheme="majorHAnsi" w:hAnsiTheme="majorHAnsi" w:cstheme="majorHAnsi"/>
                <w:szCs w:val="24"/>
              </w:rPr>
              <w:t>PresenterTests</w:t>
            </w:r>
          </w:p>
        </w:tc>
      </w:tr>
      <w:tr w:rsidR="00DE0C82" w:rsidRPr="007B72FE" w14:paraId="7E41D79B" w14:textId="77777777" w:rsidTr="007E6788">
        <w:tc>
          <w:tcPr>
            <w:tcW w:w="4675" w:type="dxa"/>
          </w:tcPr>
          <w:p w14:paraId="3BD0744E" w14:textId="77777777" w:rsidR="00DE0C82" w:rsidRPr="007B72FE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 w:rsidRPr="007B72FE">
              <w:rPr>
                <w:rFonts w:asciiTheme="majorHAnsi" w:hAnsiTheme="majorHAnsi" w:cstheme="majorHAnsi"/>
                <w:szCs w:val="24"/>
              </w:rPr>
              <w:t>Testcase Description</w:t>
            </w:r>
          </w:p>
        </w:tc>
        <w:tc>
          <w:tcPr>
            <w:tcW w:w="4675" w:type="dxa"/>
          </w:tcPr>
          <w:p w14:paraId="470AA3FC" w14:textId="05BEA8B5" w:rsidR="00DE0C82" w:rsidRPr="007B72FE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C</w:t>
            </w:r>
            <w:r w:rsidRPr="00F31A79">
              <w:rPr>
                <w:rFonts w:asciiTheme="majorHAnsi" w:hAnsiTheme="majorHAnsi" w:cstheme="majorHAnsi"/>
                <w:szCs w:val="24"/>
              </w:rPr>
              <w:t xml:space="preserve">heck </w:t>
            </w:r>
            <w:r w:rsidRPr="00D54C40">
              <w:rPr>
                <w:rFonts w:asciiTheme="majorHAnsi" w:hAnsiTheme="majorHAnsi" w:cstheme="majorHAnsi"/>
                <w:szCs w:val="24"/>
              </w:rPr>
              <w:t xml:space="preserve">whether </w:t>
            </w:r>
            <w:r w:rsidRPr="00DE0C82">
              <w:rPr>
                <w:rFonts w:asciiTheme="majorHAnsi" w:hAnsiTheme="majorHAnsi" w:cstheme="majorHAnsi"/>
                <w:szCs w:val="24"/>
              </w:rPr>
              <w:t>the parsed keywords are all converted to lower case or not</w:t>
            </w:r>
          </w:p>
        </w:tc>
      </w:tr>
      <w:tr w:rsidR="00DE0C82" w:rsidRPr="007B72FE" w14:paraId="41B11F48" w14:textId="77777777" w:rsidTr="007E6788">
        <w:tc>
          <w:tcPr>
            <w:tcW w:w="4675" w:type="dxa"/>
          </w:tcPr>
          <w:p w14:paraId="3EF94613" w14:textId="77777777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scenario</w:t>
            </w:r>
          </w:p>
        </w:tc>
        <w:tc>
          <w:tcPr>
            <w:tcW w:w="4675" w:type="dxa"/>
          </w:tcPr>
          <w:p w14:paraId="7AD1121F" w14:textId="70869E7C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Use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linq</w:t>
            </w:r>
            <w:proofErr w:type="spellEnd"/>
            <w:r>
              <w:rPr>
                <w:rFonts w:asciiTheme="majorHAnsi" w:hAnsiTheme="majorHAnsi" w:cstheme="majorHAnsi"/>
                <w:szCs w:val="24"/>
              </w:rPr>
              <w:t xml:space="preserve"> to find if all the words in the </w:t>
            </w:r>
            <w:proofErr w:type="spellStart"/>
            <w:r>
              <w:rPr>
                <w:rFonts w:asciiTheme="majorHAnsi" w:hAnsiTheme="majorHAnsi" w:cstheme="majorHAnsi"/>
                <w:szCs w:val="24"/>
              </w:rPr>
              <w:t>GeneratedLists.acceptedWords</w:t>
            </w:r>
            <w:proofErr w:type="spellEnd"/>
            <w:r>
              <w:rPr>
                <w:rFonts w:asciiTheme="majorHAnsi" w:hAnsiTheme="majorHAnsi" w:cstheme="majorHAnsi"/>
                <w:szCs w:val="24"/>
              </w:rPr>
              <w:t xml:space="preserve"> array is lowercase</w:t>
            </w:r>
          </w:p>
        </w:tc>
      </w:tr>
      <w:tr w:rsidR="00DE0C82" w:rsidRPr="007B72FE" w14:paraId="64AFDF04" w14:textId="77777777" w:rsidTr="007E6788">
        <w:tc>
          <w:tcPr>
            <w:tcW w:w="4675" w:type="dxa"/>
          </w:tcPr>
          <w:p w14:paraId="4309D5E9" w14:textId="77777777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Expected Result</w:t>
            </w:r>
          </w:p>
        </w:tc>
        <w:tc>
          <w:tcPr>
            <w:tcW w:w="4675" w:type="dxa"/>
          </w:tcPr>
          <w:p w14:paraId="6B6033CB" w14:textId="3DC8C505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All words are in lowercase</w:t>
            </w:r>
            <w:bookmarkStart w:id="7" w:name="_GoBack"/>
            <w:bookmarkEnd w:id="7"/>
          </w:p>
        </w:tc>
      </w:tr>
      <w:tr w:rsidR="00DE0C82" w:rsidRPr="007B72FE" w14:paraId="66AEE64D" w14:textId="77777777" w:rsidTr="007E6788">
        <w:tc>
          <w:tcPr>
            <w:tcW w:w="4675" w:type="dxa"/>
          </w:tcPr>
          <w:p w14:paraId="4A0B886D" w14:textId="77777777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Actual Result</w:t>
            </w:r>
          </w:p>
        </w:tc>
        <w:tc>
          <w:tcPr>
            <w:tcW w:w="4675" w:type="dxa"/>
          </w:tcPr>
          <w:p w14:paraId="377D8D9F" w14:textId="77777777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 xml:space="preserve">As </w:t>
            </w:r>
            <w:proofErr w:type="gramStart"/>
            <w:r>
              <w:rPr>
                <w:rFonts w:asciiTheme="majorHAnsi" w:hAnsiTheme="majorHAnsi" w:cstheme="majorHAnsi"/>
                <w:szCs w:val="24"/>
              </w:rPr>
              <w:t>expected</w:t>
            </w:r>
            <w:proofErr w:type="gramEnd"/>
          </w:p>
        </w:tc>
      </w:tr>
      <w:tr w:rsidR="00DE0C82" w:rsidRPr="007B72FE" w14:paraId="377CCBCC" w14:textId="77777777" w:rsidTr="007E6788">
        <w:tc>
          <w:tcPr>
            <w:tcW w:w="4675" w:type="dxa"/>
          </w:tcPr>
          <w:p w14:paraId="5EC5F422" w14:textId="77777777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Testcase Pass/Fail/Not tested</w:t>
            </w:r>
          </w:p>
        </w:tc>
        <w:tc>
          <w:tcPr>
            <w:tcW w:w="4675" w:type="dxa"/>
          </w:tcPr>
          <w:p w14:paraId="6B33A639" w14:textId="77777777" w:rsidR="00DE0C82" w:rsidRDefault="00DE0C82" w:rsidP="007E6788">
            <w:pPr>
              <w:rPr>
                <w:rFonts w:asciiTheme="majorHAnsi" w:hAnsiTheme="majorHAnsi" w:cstheme="majorHAnsi"/>
                <w:szCs w:val="24"/>
              </w:rPr>
            </w:pPr>
            <w:r>
              <w:rPr>
                <w:rFonts w:asciiTheme="majorHAnsi" w:hAnsiTheme="majorHAnsi" w:cstheme="majorHAnsi"/>
                <w:szCs w:val="24"/>
              </w:rPr>
              <w:t>Pass</w:t>
            </w:r>
          </w:p>
        </w:tc>
      </w:tr>
    </w:tbl>
    <w:p w14:paraId="0BB6E9BE" w14:textId="77777777" w:rsidR="00DE0C82" w:rsidRDefault="00DE0C82" w:rsidP="00767362">
      <w:pPr>
        <w:rPr>
          <w:rFonts w:asciiTheme="majorHAnsi" w:hAnsiTheme="majorHAnsi" w:cstheme="majorHAnsi"/>
          <w:sz w:val="32"/>
          <w:szCs w:val="32"/>
        </w:rPr>
      </w:pPr>
    </w:p>
    <w:p w14:paraId="5C41DB7E" w14:textId="77777777" w:rsidR="000C553E" w:rsidRPr="00C35928" w:rsidRDefault="000C553E" w:rsidP="00C35928">
      <w:pPr>
        <w:pBdr>
          <w:bottom w:val="single" w:sz="4" w:space="1" w:color="auto"/>
        </w:pBdr>
        <w:rPr>
          <w:rFonts w:asciiTheme="majorHAnsi" w:hAnsiTheme="majorHAnsi" w:cstheme="majorHAnsi"/>
          <w:b/>
          <w:sz w:val="32"/>
          <w:szCs w:val="32"/>
        </w:rPr>
      </w:pPr>
      <w:proofErr w:type="spellStart"/>
      <w:r w:rsidRPr="00C35928">
        <w:rPr>
          <w:rFonts w:asciiTheme="majorHAnsi" w:hAnsiTheme="majorHAnsi" w:cstheme="majorHAnsi"/>
          <w:b/>
          <w:sz w:val="32"/>
          <w:szCs w:val="32"/>
        </w:rPr>
        <w:t>Kanbanflow</w:t>
      </w:r>
      <w:proofErr w:type="spellEnd"/>
      <w:r w:rsidRPr="00C35928">
        <w:rPr>
          <w:rFonts w:asciiTheme="majorHAnsi" w:hAnsiTheme="majorHAnsi" w:cstheme="majorHAnsi"/>
          <w:b/>
          <w:sz w:val="32"/>
          <w:szCs w:val="32"/>
        </w:rPr>
        <w:t>: Project management tool for agile development</w:t>
      </w:r>
    </w:p>
    <w:p w14:paraId="658E6908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23605497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DFF61A8" wp14:editId="595242D2">
            <wp:extent cx="5943600" cy="270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E1EC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DA557F" wp14:editId="2A0EAF7F">
            <wp:extent cx="5943600" cy="2719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F5FF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106F641F" wp14:editId="1C60A998">
            <wp:extent cx="5943600" cy="2717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1A9F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356E5C4" wp14:editId="77B956DC">
            <wp:extent cx="5943600" cy="2717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F737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1283CE54" w14:textId="77777777" w:rsidR="000C553E" w:rsidRPr="000C553E" w:rsidRDefault="000C553E" w:rsidP="00C35928">
      <w:pPr>
        <w:pBdr>
          <w:bottom w:val="single" w:sz="4" w:space="1" w:color="auto"/>
        </w:pBdr>
        <w:rPr>
          <w:rFonts w:asciiTheme="majorHAnsi" w:hAnsiTheme="majorHAnsi" w:cstheme="majorHAnsi"/>
          <w:b/>
          <w:sz w:val="32"/>
          <w:szCs w:val="32"/>
        </w:rPr>
      </w:pPr>
      <w:r w:rsidRPr="000C553E">
        <w:rPr>
          <w:rFonts w:asciiTheme="majorHAnsi" w:hAnsiTheme="majorHAnsi" w:cstheme="majorHAnsi"/>
          <w:b/>
          <w:sz w:val="32"/>
          <w:szCs w:val="32"/>
        </w:rPr>
        <w:t>Additional features and architecture used in this application</w:t>
      </w:r>
    </w:p>
    <w:p w14:paraId="658F1BB8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</w:p>
    <w:p w14:paraId="3E274C51" w14:textId="77777777" w:rsidR="000C553E" w:rsidRDefault="000C553E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Use of MVP (Model, View, Presenter) design pattern used throughout the application </w:t>
      </w:r>
    </w:p>
    <w:p w14:paraId="04A79D8A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2D537001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1C461AC7" wp14:editId="487E0AA7">
            <wp:extent cx="2819400" cy="560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AB08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1C3A357D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6B71A6" wp14:editId="02F3C400">
            <wp:extent cx="2847975" cy="5629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F53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50128E7F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72F17294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33C59B31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3EDF715B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1D0C7FA3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03893FF3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4366F570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5FE2B150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16B92BEC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58D6B8C0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User can select a theme for the application (Dark or Light)</w:t>
      </w:r>
    </w:p>
    <w:p w14:paraId="407A8A8C" w14:textId="77777777" w:rsidR="00C35928" w:rsidRPr="00C35928" w:rsidRDefault="00C35928" w:rsidP="00767362">
      <w:pPr>
        <w:rPr>
          <w:rFonts w:asciiTheme="majorHAnsi" w:hAnsiTheme="majorHAnsi" w:cstheme="majorHAnsi"/>
          <w:szCs w:val="32"/>
        </w:rPr>
      </w:pPr>
      <w:r w:rsidRPr="00C35928">
        <w:rPr>
          <w:rFonts w:asciiTheme="majorHAnsi" w:hAnsiTheme="majorHAnsi" w:cstheme="majorHAnsi"/>
          <w:szCs w:val="32"/>
        </w:rPr>
        <w:t>Dark Theme</w:t>
      </w:r>
    </w:p>
    <w:p w14:paraId="3821ECCF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088693C6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CB2ED8B" wp14:editId="574FDA85">
            <wp:extent cx="5943600" cy="4576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CCDA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7DC28A54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7EF5D0" wp14:editId="7AA8E9B3">
            <wp:extent cx="5943600" cy="2807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AF21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11E84D26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D1A809F" wp14:editId="3CC532B2">
            <wp:extent cx="5943600" cy="3188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B36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2E8BE722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  <w:r>
        <w:rPr>
          <w:rFonts w:asciiTheme="majorHAnsi" w:hAnsiTheme="majorHAnsi" w:cstheme="majorHAnsi"/>
          <w:szCs w:val="32"/>
        </w:rPr>
        <w:t>Light theme</w:t>
      </w:r>
    </w:p>
    <w:p w14:paraId="482EC5E3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</w:p>
    <w:p w14:paraId="456A7AB1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  <w:r>
        <w:rPr>
          <w:noProof/>
        </w:rPr>
        <w:lastRenderedPageBreak/>
        <w:drawing>
          <wp:inline distT="0" distB="0" distL="0" distR="0" wp14:anchorId="7436B5D2" wp14:editId="71EA2D5A">
            <wp:extent cx="5943600" cy="4573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C15A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</w:p>
    <w:p w14:paraId="7593667E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  <w:r>
        <w:rPr>
          <w:noProof/>
        </w:rPr>
        <w:drawing>
          <wp:inline distT="0" distB="0" distL="0" distR="0" wp14:anchorId="3FDABD79" wp14:editId="45A39476">
            <wp:extent cx="5943600" cy="2814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F6F2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</w:p>
    <w:p w14:paraId="6F416F76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</w:p>
    <w:p w14:paraId="3C5E01FF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</w:p>
    <w:p w14:paraId="7D7F5E7D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  <w:r>
        <w:rPr>
          <w:noProof/>
        </w:rPr>
        <w:lastRenderedPageBreak/>
        <w:drawing>
          <wp:inline distT="0" distB="0" distL="0" distR="0" wp14:anchorId="2F8353FA" wp14:editId="5C3960E1">
            <wp:extent cx="5943600" cy="3209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CCDC" w14:textId="77777777" w:rsidR="00C35928" w:rsidRDefault="00C35928" w:rsidP="00767362">
      <w:pPr>
        <w:rPr>
          <w:rFonts w:asciiTheme="majorHAnsi" w:hAnsiTheme="majorHAnsi" w:cstheme="majorHAnsi"/>
          <w:szCs w:val="32"/>
        </w:rPr>
      </w:pPr>
    </w:p>
    <w:p w14:paraId="5BB7D9AE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Drawing of advanced shapes</w:t>
      </w:r>
    </w:p>
    <w:p w14:paraId="3726C62C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658D5748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0468762" wp14:editId="4CC486CE">
            <wp:extent cx="5943600" cy="2809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210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73A56901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2BBA3BAF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229066D7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18C61DC6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0370FC57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208D4D0E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Ability to show output in full screen if the form’s panel is not wide enough</w:t>
      </w:r>
    </w:p>
    <w:p w14:paraId="67D1D572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A745C43" wp14:editId="4D043E7F">
            <wp:extent cx="5943600" cy="32188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5B90" w14:textId="77777777" w:rsidR="00C35928" w:rsidRDefault="00C35928" w:rsidP="00767362">
      <w:pPr>
        <w:rPr>
          <w:rFonts w:asciiTheme="majorHAnsi" w:hAnsiTheme="majorHAnsi" w:cstheme="majorHAnsi"/>
          <w:sz w:val="32"/>
          <w:szCs w:val="32"/>
        </w:rPr>
      </w:pPr>
    </w:p>
    <w:p w14:paraId="4123ABC2" w14:textId="77777777" w:rsidR="00C35928" w:rsidRDefault="00A973A4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Ability to show grind lines for the drawing shapes</w:t>
      </w:r>
    </w:p>
    <w:p w14:paraId="1081027A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6DE64E8" wp14:editId="0CD1D8CC">
            <wp:extent cx="5943600" cy="280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C35C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427B6D60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141FC442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21B8DD4A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4C0E1408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76CCA5" wp14:editId="0D95BB2C">
            <wp:extent cx="5943600" cy="3197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60EE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0F4A6521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34164E39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Ability to color fill the drawing objects</w:t>
      </w:r>
    </w:p>
    <w:p w14:paraId="56C3B321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2CBBCB56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43A49AC" wp14:editId="0B29184A">
            <wp:extent cx="5943600" cy="28035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D9F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7C9E3C42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5D7AA576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452A98E0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0E37B0A1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097FCF82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GUI functionality to draw shapes by mouse over the panel</w:t>
      </w:r>
    </w:p>
    <w:p w14:paraId="0748587D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7D7777F7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2958954" wp14:editId="7DC22910">
            <wp:extent cx="5943600" cy="28124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46A6" w14:textId="77777777" w:rsidR="00A973A4" w:rsidRDefault="00A973A4" w:rsidP="00767362">
      <w:pPr>
        <w:rPr>
          <w:rFonts w:asciiTheme="majorHAnsi" w:hAnsiTheme="majorHAnsi" w:cstheme="majorHAnsi"/>
          <w:sz w:val="32"/>
          <w:szCs w:val="32"/>
        </w:rPr>
      </w:pPr>
    </w:p>
    <w:p w14:paraId="689D3B53" w14:textId="77777777" w:rsidR="00A973A4" w:rsidRDefault="00A973A4" w:rsidP="00767362">
      <w:pPr>
        <w:rPr>
          <w:rFonts w:asciiTheme="majorHAnsi" w:hAnsiTheme="majorHAnsi" w:cstheme="majorHAnsi"/>
          <w:szCs w:val="32"/>
        </w:rPr>
      </w:pPr>
      <w:r>
        <w:rPr>
          <w:rFonts w:asciiTheme="majorHAnsi" w:hAnsiTheme="majorHAnsi" w:cstheme="majorHAnsi"/>
          <w:szCs w:val="32"/>
        </w:rPr>
        <w:t>Along with many other features like open and save files for the code,</w:t>
      </w:r>
    </w:p>
    <w:p w14:paraId="72F9C414" w14:textId="77777777" w:rsidR="00A973A4" w:rsidRDefault="00A973A4" w:rsidP="00767362">
      <w:pPr>
        <w:rPr>
          <w:rFonts w:asciiTheme="majorHAnsi" w:hAnsiTheme="majorHAnsi" w:cstheme="majorHAnsi"/>
          <w:szCs w:val="32"/>
        </w:rPr>
      </w:pPr>
      <w:r>
        <w:rPr>
          <w:rFonts w:asciiTheme="majorHAnsi" w:hAnsiTheme="majorHAnsi" w:cstheme="majorHAnsi"/>
          <w:szCs w:val="32"/>
        </w:rPr>
        <w:t>Show informative error log after each build,</w:t>
      </w:r>
    </w:p>
    <w:p w14:paraId="72E426CD" w14:textId="77777777" w:rsidR="00A973A4" w:rsidRDefault="00A973A4" w:rsidP="00767362">
      <w:pPr>
        <w:rPr>
          <w:rFonts w:asciiTheme="majorHAnsi" w:hAnsiTheme="majorHAnsi" w:cstheme="majorHAnsi"/>
          <w:szCs w:val="32"/>
        </w:rPr>
      </w:pPr>
      <w:r>
        <w:rPr>
          <w:rFonts w:asciiTheme="majorHAnsi" w:hAnsiTheme="majorHAnsi" w:cstheme="majorHAnsi"/>
          <w:szCs w:val="32"/>
        </w:rPr>
        <w:t>Save image of the canvas locally,</w:t>
      </w:r>
    </w:p>
    <w:p w14:paraId="35B18A46" w14:textId="77777777" w:rsidR="00A973A4" w:rsidRPr="00A973A4" w:rsidRDefault="00A973A4" w:rsidP="00767362">
      <w:pPr>
        <w:rPr>
          <w:rFonts w:asciiTheme="majorHAnsi" w:hAnsiTheme="majorHAnsi" w:cstheme="majorHAnsi"/>
          <w:szCs w:val="32"/>
        </w:rPr>
      </w:pPr>
      <w:r>
        <w:rPr>
          <w:rFonts w:asciiTheme="majorHAnsi" w:hAnsiTheme="majorHAnsi" w:cstheme="majorHAnsi"/>
          <w:szCs w:val="32"/>
        </w:rPr>
        <w:t xml:space="preserve">Add workspace folders, etc. </w:t>
      </w:r>
    </w:p>
    <w:sectPr w:rsidR="00A973A4" w:rsidRPr="00A97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Butterfield, Emlyn" w:date="2017-07-24T11:42:00Z" w:initials="BE">
    <w:p w14:paraId="76D34F3B" w14:textId="77777777" w:rsidR="002207BA" w:rsidRDefault="002207BA" w:rsidP="002207BA">
      <w:pPr>
        <w:pStyle w:val="CommentText"/>
      </w:pPr>
      <w:r>
        <w:rPr>
          <w:rStyle w:val="CommentReference"/>
        </w:rPr>
        <w:annotationRef/>
      </w:r>
      <w:r>
        <w:t>Wrong date</w:t>
      </w:r>
    </w:p>
  </w:comment>
  <w:comment w:id="4" w:author="Duncan Mullier" w:date="2017-09-06T18:33:00Z" w:initials="DM">
    <w:p w14:paraId="23938A7D" w14:textId="77777777" w:rsidR="002207BA" w:rsidRDefault="002207BA" w:rsidP="002207BA">
      <w:pPr>
        <w:pStyle w:val="CommentText"/>
      </w:pPr>
      <w:r>
        <w:rPr>
          <w:rStyle w:val="CommentReference"/>
        </w:rPr>
        <w:annotationRef/>
      </w:r>
    </w:p>
  </w:comment>
  <w:comment w:id="6" w:author="Butterfield, Emlyn" w:date="2017-07-24T11:42:00Z" w:initials="BE">
    <w:p w14:paraId="6E34A138" w14:textId="77777777" w:rsidR="002207BA" w:rsidRDefault="002207BA" w:rsidP="002207BA">
      <w:pPr>
        <w:pStyle w:val="CommentText"/>
      </w:pPr>
      <w:r>
        <w:rPr>
          <w:rStyle w:val="CommentReference"/>
        </w:rPr>
        <w:annotationRef/>
      </w:r>
      <w:r>
        <w:t>Wrong date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6D34F3B" w15:done="1"/>
  <w15:commentEx w15:paraId="23938A7D" w15:paraIdParent="76D34F3B" w15:done="1"/>
  <w15:commentEx w15:paraId="6E34A138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D34F3B" w16cid:durableId="1FE5F8F3"/>
  <w16cid:commentId w16cid:paraId="23938A7D" w16cid:durableId="1FE5F8F4"/>
  <w16cid:commentId w16cid:paraId="6E34A138" w16cid:durableId="1FE5F8F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utterfield, Emlyn">
    <w15:presenceInfo w15:providerId="AD" w15:userId="S-1-5-21-2262691828-729075844-822471919-41859"/>
  </w15:person>
  <w15:person w15:author="Duncan Mullier">
    <w15:presenceInfo w15:providerId="None" w15:userId="Duncan Mull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BA"/>
    <w:rsid w:val="000C553E"/>
    <w:rsid w:val="002135F7"/>
    <w:rsid w:val="002207BA"/>
    <w:rsid w:val="0028507B"/>
    <w:rsid w:val="00312212"/>
    <w:rsid w:val="00454FD5"/>
    <w:rsid w:val="004F696C"/>
    <w:rsid w:val="005004CB"/>
    <w:rsid w:val="00613111"/>
    <w:rsid w:val="00767362"/>
    <w:rsid w:val="00783053"/>
    <w:rsid w:val="007B72FE"/>
    <w:rsid w:val="009159D1"/>
    <w:rsid w:val="009265E8"/>
    <w:rsid w:val="00A973A4"/>
    <w:rsid w:val="00C35928"/>
    <w:rsid w:val="00D54C40"/>
    <w:rsid w:val="00DE0C82"/>
    <w:rsid w:val="00F16E3F"/>
    <w:rsid w:val="00F3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D096A"/>
  <w15:chartTrackingRefBased/>
  <w15:docId w15:val="{D0FAD0AA-A880-4355-936A-5CF490818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07B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207BA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GB" w:eastAsia="en-GB"/>
    </w:rPr>
  </w:style>
  <w:style w:type="character" w:styleId="CommentReference">
    <w:name w:val="annotation reference"/>
    <w:basedOn w:val="DefaultParagraphFont"/>
    <w:semiHidden/>
    <w:unhideWhenUsed/>
    <w:rsid w:val="002207B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207BA"/>
    <w:rPr>
      <w:sz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207BA"/>
    <w:rPr>
      <w:rFonts w:ascii="Times New Roman" w:eastAsia="Times New Roman" w:hAnsi="Times New Roman" w:cs="Times New Roman"/>
      <w:sz w:val="20"/>
      <w:szCs w:val="20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7B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BA"/>
    <w:rPr>
      <w:rFonts w:ascii="Segoe UI" w:eastAsia="Times New Roman" w:hAnsi="Segoe UI" w:cs="Segoe UI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7673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3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736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B7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vinash%20Mishra\source\repos\Draw.GUI\Draw.GUI.x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azwraithnp/Draw.GU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2D487-240C-4014-88CF-8F42C29D5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20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Mishra</dc:creator>
  <cp:keywords/>
  <dc:description/>
  <cp:lastModifiedBy>Avinash Mishra</cp:lastModifiedBy>
  <cp:revision>9</cp:revision>
  <dcterms:created xsi:type="dcterms:W3CDTF">2019-01-13T17:49:00Z</dcterms:created>
  <dcterms:modified xsi:type="dcterms:W3CDTF">2019-01-13T20:25:00Z</dcterms:modified>
</cp:coreProperties>
</file>